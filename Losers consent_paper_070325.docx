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DEE9F5" w14:textId="5AF548E5" w:rsidR="003535E5" w:rsidRDefault="7014FAB0" w:rsidP="00CA59F8">
      <w:pPr>
        <w:pStyle w:val="Title"/>
        <w:jc w:val="center"/>
      </w:pPr>
      <w:r w:rsidRPr="00092A32">
        <w:t>Losers</w:t>
      </w:r>
      <w:r w:rsidR="00CA59F8">
        <w:t>’</w:t>
      </w:r>
      <w:r w:rsidRPr="00092A32">
        <w:t xml:space="preserve"> Consent and </w:t>
      </w:r>
      <w:ins w:id="0" w:author="Inga Saikkonen" w:date="2025-02-27T12:36:00Z" w16du:dateUtc="2025-02-27T10:36:00Z">
        <w:r w:rsidR="00FD2A78">
          <w:t>Anti-Systemic Protest</w:t>
        </w:r>
      </w:ins>
      <w:del w:id="1" w:author="Inga Saikkonen" w:date="2025-02-27T12:35:00Z" w16du:dateUtc="2025-02-27T10:35:00Z">
        <w:r w:rsidRPr="00092A32" w:rsidDel="00FD2A78">
          <w:delText>Democratic Stability</w:delText>
        </w:r>
      </w:del>
      <w:r w:rsidRPr="00092A32">
        <w:t>: Experimental Evidence from Chile and Estonia</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20"/>
        <w:gridCol w:w="3021"/>
        <w:gridCol w:w="3021"/>
      </w:tblGrid>
      <w:tr w:rsidR="00DA6C87" w14:paraId="07A85819" w14:textId="77777777" w:rsidTr="69E38D8E">
        <w:trPr>
          <w:trHeight w:val="490"/>
          <w:jc w:val="center"/>
        </w:trPr>
        <w:tc>
          <w:tcPr>
            <w:tcW w:w="3020" w:type="dxa"/>
            <w:vAlign w:val="bottom"/>
          </w:tcPr>
          <w:p w14:paraId="315175D7" w14:textId="381B66DD" w:rsidR="00DA6C87" w:rsidRDefault="00DA6C87" w:rsidP="0099653E">
            <w:pPr>
              <w:pStyle w:val="NoSpacing"/>
              <w:spacing w:before="360"/>
              <w:jc w:val="center"/>
              <w:rPr>
                <w:rStyle w:val="Heading1Char"/>
              </w:rPr>
            </w:pPr>
            <w:r w:rsidRPr="00964F91">
              <w:rPr>
                <w:rStyle w:val="Heading1Char"/>
              </w:rPr>
              <w:t>Hector Bahamonde</w:t>
            </w:r>
          </w:p>
        </w:tc>
        <w:tc>
          <w:tcPr>
            <w:tcW w:w="3021" w:type="dxa"/>
            <w:vAlign w:val="bottom"/>
          </w:tcPr>
          <w:p w14:paraId="1D228469" w14:textId="73BD72C4" w:rsidR="00DA6C87" w:rsidRDefault="00DA6C87" w:rsidP="0099653E">
            <w:pPr>
              <w:pStyle w:val="NoSpacing"/>
              <w:spacing w:before="360"/>
              <w:jc w:val="center"/>
              <w:rPr>
                <w:rStyle w:val="Heading1Char"/>
              </w:rPr>
            </w:pPr>
            <w:r w:rsidRPr="00964F91">
              <w:rPr>
                <w:rStyle w:val="Heading1Char"/>
              </w:rPr>
              <w:t>Inga Saikkonen</w:t>
            </w:r>
          </w:p>
        </w:tc>
        <w:tc>
          <w:tcPr>
            <w:tcW w:w="3021" w:type="dxa"/>
            <w:vAlign w:val="bottom"/>
          </w:tcPr>
          <w:p w14:paraId="503E78AD" w14:textId="2BFBCEC1" w:rsidR="00DA6C87" w:rsidRDefault="00DA6C87" w:rsidP="07DD8411">
            <w:pPr>
              <w:pStyle w:val="NoSpacing"/>
              <w:spacing w:before="360"/>
              <w:jc w:val="center"/>
              <w:rPr>
                <w:rStyle w:val="Heading1Char"/>
                <w:lang w:val="en-US"/>
              </w:rPr>
            </w:pPr>
            <w:r w:rsidRPr="07DD8411">
              <w:rPr>
                <w:rStyle w:val="Heading1Char"/>
                <w:lang w:val="en-US"/>
              </w:rPr>
              <w:t xml:space="preserve">Mart </w:t>
            </w:r>
            <w:proofErr w:type="spellStart"/>
            <w:r w:rsidRPr="07DD8411">
              <w:rPr>
                <w:rStyle w:val="Heading1Char"/>
                <w:lang w:val="en-US"/>
              </w:rPr>
              <w:t>Trasberg</w:t>
            </w:r>
            <w:proofErr w:type="spellEnd"/>
            <w:r w:rsidRPr="07DD8411">
              <w:rPr>
                <w:rStyle w:val="Heading1Char"/>
                <w:vertAlign w:val="superscript"/>
                <w:lang w:val="en-US"/>
              </w:rPr>
              <w:footnoteReference w:id="2"/>
            </w:r>
          </w:p>
        </w:tc>
      </w:tr>
      <w:tr w:rsidR="00DA6C87" w14:paraId="059863EB" w14:textId="77777777" w:rsidTr="69E38D8E">
        <w:trPr>
          <w:jc w:val="center"/>
        </w:trPr>
        <w:tc>
          <w:tcPr>
            <w:tcW w:w="3020" w:type="dxa"/>
          </w:tcPr>
          <w:p w14:paraId="604862FD" w14:textId="4FDC30A0" w:rsidR="00DA6C87" w:rsidRPr="003D241F" w:rsidRDefault="00442C99" w:rsidP="0099653E">
            <w:pPr>
              <w:pStyle w:val="NoSpacing"/>
              <w:spacing w:before="360"/>
              <w:jc w:val="center"/>
              <w:rPr>
                <w:rStyle w:val="Heading1Char"/>
                <w:sz w:val="20"/>
                <w:szCs w:val="20"/>
              </w:rPr>
            </w:pPr>
            <w:r w:rsidRPr="003D241F">
              <w:rPr>
                <w:rStyle w:val="Heading1Char"/>
                <w:sz w:val="20"/>
                <w:szCs w:val="20"/>
              </w:rPr>
              <w:t>University of Turku, Finland</w:t>
            </w:r>
          </w:p>
        </w:tc>
        <w:tc>
          <w:tcPr>
            <w:tcW w:w="3021" w:type="dxa"/>
          </w:tcPr>
          <w:p w14:paraId="540A6EAF" w14:textId="71D0336A" w:rsidR="00DA6C87" w:rsidRPr="003D241F" w:rsidRDefault="00442C99" w:rsidP="07DD8411">
            <w:pPr>
              <w:pStyle w:val="NoSpacing"/>
              <w:spacing w:before="360"/>
              <w:jc w:val="center"/>
              <w:rPr>
                <w:rStyle w:val="Heading1Char"/>
                <w:sz w:val="20"/>
                <w:szCs w:val="20"/>
                <w:lang w:val="en-US"/>
              </w:rPr>
            </w:pPr>
            <w:proofErr w:type="spellStart"/>
            <w:r w:rsidRPr="69E38D8E">
              <w:rPr>
                <w:rStyle w:val="Heading1Char"/>
                <w:sz w:val="20"/>
                <w:szCs w:val="20"/>
                <w:lang w:val="en-US"/>
              </w:rPr>
              <w:t>Åbo</w:t>
            </w:r>
            <w:proofErr w:type="spellEnd"/>
            <w:r w:rsidRPr="69E38D8E">
              <w:rPr>
                <w:rStyle w:val="Heading1Char"/>
                <w:sz w:val="20"/>
                <w:szCs w:val="20"/>
                <w:lang w:val="en-US"/>
              </w:rPr>
              <w:t xml:space="preserve"> </w:t>
            </w:r>
            <w:proofErr w:type="spellStart"/>
            <w:r w:rsidRPr="69E38D8E">
              <w:rPr>
                <w:rStyle w:val="Heading1Char"/>
                <w:sz w:val="20"/>
                <w:szCs w:val="20"/>
                <w:lang w:val="en-US"/>
              </w:rPr>
              <w:t>Akademi</w:t>
            </w:r>
            <w:proofErr w:type="spellEnd"/>
            <w:r w:rsidR="2A189895" w:rsidRPr="69E38D8E">
              <w:rPr>
                <w:rStyle w:val="Heading1Char"/>
                <w:sz w:val="20"/>
                <w:szCs w:val="20"/>
                <w:lang w:val="en-US"/>
              </w:rPr>
              <w:t xml:space="preserve"> University</w:t>
            </w:r>
            <w:r w:rsidRPr="69E38D8E">
              <w:rPr>
                <w:rStyle w:val="Heading1Char"/>
                <w:sz w:val="20"/>
                <w:szCs w:val="20"/>
                <w:lang w:val="en-US"/>
              </w:rPr>
              <w:t>, Finland</w:t>
            </w:r>
          </w:p>
        </w:tc>
        <w:tc>
          <w:tcPr>
            <w:tcW w:w="3021" w:type="dxa"/>
          </w:tcPr>
          <w:p w14:paraId="2F450332" w14:textId="4B6038F0" w:rsidR="00DA6C87" w:rsidRPr="003D241F" w:rsidRDefault="53E6E0E9" w:rsidP="0099653E">
            <w:pPr>
              <w:pStyle w:val="NoSpacing"/>
              <w:spacing w:before="360"/>
              <w:jc w:val="center"/>
              <w:rPr>
                <w:rStyle w:val="Heading1Char"/>
                <w:sz w:val="20"/>
                <w:szCs w:val="20"/>
              </w:rPr>
            </w:pPr>
            <w:r w:rsidRPr="49FD8056">
              <w:rPr>
                <w:rStyle w:val="Heading1Char"/>
                <w:sz w:val="20"/>
                <w:szCs w:val="20"/>
              </w:rPr>
              <w:t xml:space="preserve">Tecnologico de </w:t>
            </w:r>
            <w:r w:rsidR="002F67A4" w:rsidRPr="49FD8056">
              <w:rPr>
                <w:rStyle w:val="Heading1Char"/>
                <w:sz w:val="20"/>
                <w:szCs w:val="20"/>
              </w:rPr>
              <w:t>Monterrey, Mexico</w:t>
            </w:r>
          </w:p>
        </w:tc>
      </w:tr>
    </w:tbl>
    <w:p w14:paraId="0CE1675B" w14:textId="2D952886" w:rsidR="00960A71" w:rsidRPr="007071E6" w:rsidRDefault="00CF2A98" w:rsidP="0099653E">
      <w:pPr>
        <w:spacing w:before="480" w:after="240"/>
        <w:jc w:val="center"/>
      </w:pPr>
      <w:r w:rsidRPr="007071E6">
        <w:fldChar w:fldCharType="begin"/>
      </w:r>
      <w:r>
        <w:instrText xml:space="preserve"> DATE \@ "MMMM d, yyyy" </w:instrText>
      </w:r>
      <w:r w:rsidRPr="007071E6">
        <w:fldChar w:fldCharType="separate"/>
      </w:r>
      <w:ins w:id="2" w:author="Inga Saikkonen" w:date="2025-03-10T10:04:00Z" w16du:dateUtc="2025-03-10T08:04:00Z">
        <w:r w:rsidR="00433606">
          <w:rPr>
            <w:noProof/>
          </w:rPr>
          <w:t>March 10, 2025</w:t>
        </w:r>
      </w:ins>
      <w:del w:id="3" w:author="Inga Saikkonen" w:date="2025-03-07T12:12:00Z" w16du:dateUtc="2025-03-07T10:12:00Z">
        <w:r w:rsidR="00FD2A78" w:rsidDel="004D04E5">
          <w:rPr>
            <w:noProof/>
          </w:rPr>
          <w:delText>February 27, 2025</w:delText>
        </w:r>
      </w:del>
      <w:r w:rsidRPr="007071E6">
        <w:fldChar w:fldCharType="end"/>
      </w:r>
      <w:r w:rsidR="0012179B">
        <w:br/>
      </w:r>
      <w:r w:rsidR="001A2734" w:rsidRPr="00A53CEC">
        <w:rPr>
          <w:b/>
          <w:bCs/>
        </w:rPr>
        <w:t xml:space="preserve">Words: </w:t>
      </w:r>
      <w:r w:rsidR="001A2734" w:rsidRPr="00A53CEC">
        <w:rPr>
          <w:b/>
          <w:bCs/>
        </w:rPr>
        <w:fldChar w:fldCharType="begin"/>
      </w:r>
      <w:r w:rsidR="001A2734" w:rsidRPr="00A53CEC">
        <w:rPr>
          <w:b/>
          <w:bCs/>
        </w:rPr>
        <w:instrText xml:space="preserve"> NUMWORDS  \* MERGEFORMAT </w:instrText>
      </w:r>
      <w:r w:rsidR="001A2734" w:rsidRPr="00A53CEC">
        <w:rPr>
          <w:b/>
          <w:bCs/>
        </w:rPr>
        <w:fldChar w:fldCharType="separate"/>
      </w:r>
      <w:r w:rsidR="009F59B2">
        <w:rPr>
          <w:b/>
          <w:bCs/>
          <w:noProof/>
        </w:rPr>
        <w:t>5031</w:t>
      </w:r>
      <w:r w:rsidR="001A2734" w:rsidRPr="00A53CEC">
        <w:rPr>
          <w:b/>
          <w:bCs/>
        </w:rPr>
        <w:fldChar w:fldCharType="end"/>
      </w:r>
    </w:p>
    <w:p w14:paraId="27D14671" w14:textId="1820E3EF" w:rsidR="00E61CE7" w:rsidDel="00FD2A78" w:rsidRDefault="00D0413A" w:rsidP="00E61CE7">
      <w:pPr>
        <w:pBdr>
          <w:top w:val="single" w:sz="4" w:space="1" w:color="auto"/>
          <w:left w:val="single" w:sz="4" w:space="4" w:color="auto"/>
          <w:bottom w:val="single" w:sz="4" w:space="1" w:color="auto"/>
          <w:right w:val="single" w:sz="4" w:space="4" w:color="auto"/>
        </w:pBdr>
        <w:spacing w:before="240" w:after="240" w:line="240" w:lineRule="auto"/>
        <w:jc w:val="center"/>
        <w:rPr>
          <w:del w:id="4" w:author="Inga Saikkonen" w:date="2025-02-27T12:37:00Z" w16du:dateUtc="2025-02-27T10:37:00Z"/>
          <w:b/>
          <w:bCs/>
          <w:sz w:val="20"/>
          <w:szCs w:val="20"/>
        </w:rPr>
      </w:pPr>
      <w:del w:id="5" w:author="Inga Saikkonen" w:date="2025-02-27T12:37:00Z" w16du:dateUtc="2025-02-27T10:37:00Z">
        <w:r w:rsidRPr="1B3E2F11" w:rsidDel="00FD2A78">
          <w:rPr>
            <w:b/>
            <w:bCs/>
            <w:sz w:val="20"/>
            <w:szCs w:val="20"/>
          </w:rPr>
          <w:delText xml:space="preserve">PREPARED FOR </w:delText>
        </w:r>
        <w:r w:rsidR="4960B284" w:rsidRPr="249E21DD" w:rsidDel="00FD2A78">
          <w:rPr>
            <w:b/>
            <w:bCs/>
            <w:sz w:val="20"/>
            <w:szCs w:val="20"/>
          </w:rPr>
          <w:delText xml:space="preserve">A PRESENTATION AT THE PUBLIC RESEARCH SEMINAR, ÅBO AKADEMI, </w:delText>
        </w:r>
      </w:del>
    </w:p>
    <w:p w14:paraId="064EE187" w14:textId="6CEE1615" w:rsidR="00D0413A" w:rsidRPr="005B4C42" w:rsidDel="00FD2A78" w:rsidRDefault="4960B284" w:rsidP="00E61CE7">
      <w:pPr>
        <w:pBdr>
          <w:top w:val="single" w:sz="4" w:space="1" w:color="auto"/>
          <w:left w:val="single" w:sz="4" w:space="4" w:color="auto"/>
          <w:bottom w:val="single" w:sz="4" w:space="1" w:color="auto"/>
          <w:right w:val="single" w:sz="4" w:space="4" w:color="auto"/>
        </w:pBdr>
        <w:spacing w:before="240" w:after="240" w:line="240" w:lineRule="auto"/>
        <w:jc w:val="center"/>
        <w:rPr>
          <w:del w:id="6" w:author="Inga Saikkonen" w:date="2025-02-27T12:37:00Z" w16du:dateUtc="2025-02-27T10:37:00Z"/>
          <w:b/>
          <w:bCs/>
          <w:sz w:val="20"/>
          <w:szCs w:val="20"/>
        </w:rPr>
      </w:pPr>
      <w:del w:id="7" w:author="Inga Saikkonen" w:date="2025-02-27T12:37:00Z" w16du:dateUtc="2025-02-27T10:37:00Z">
        <w:r w:rsidRPr="249E21DD" w:rsidDel="00FD2A78">
          <w:rPr>
            <w:b/>
            <w:bCs/>
            <w:sz w:val="20"/>
            <w:szCs w:val="20"/>
          </w:rPr>
          <w:delText>26 NOVEMBER 2024</w:delText>
        </w:r>
        <w:r w:rsidR="00D0413A" w:rsidRPr="1B3E2F11" w:rsidDel="00FD2A78">
          <w:rPr>
            <w:b/>
            <w:bCs/>
            <w:sz w:val="20"/>
            <w:szCs w:val="20"/>
          </w:rPr>
          <w:delText xml:space="preserve">. </w:delText>
        </w:r>
        <w:r w:rsidR="00D0413A" w:rsidDel="00FD2A78">
          <w:br/>
        </w:r>
        <w:r w:rsidR="00D0413A" w:rsidRPr="1B3E2F11" w:rsidDel="00FD2A78">
          <w:rPr>
            <w:b/>
            <w:bCs/>
            <w:sz w:val="20"/>
            <w:szCs w:val="20"/>
          </w:rPr>
          <w:delText>PLEASE DO NOT SHARE.</w:delText>
        </w:r>
      </w:del>
    </w:p>
    <w:p w14:paraId="7390DD47" w14:textId="7B19FE0A" w:rsidR="7B4ECD09" w:rsidRDefault="7B4ECD09" w:rsidP="0079194D">
      <w:pPr>
        <w:spacing w:line="257" w:lineRule="auto"/>
        <w:ind w:left="-20" w:right="-20"/>
        <w:rPr>
          <w:rFonts w:eastAsia="Times New Roman" w:cs="Times New Roman"/>
        </w:rPr>
      </w:pPr>
      <w:r w:rsidRPr="14370F59">
        <w:rPr>
          <w:rFonts w:eastAsia="Times New Roman" w:cs="Times New Roman"/>
          <w:b/>
          <w:bCs/>
        </w:rPr>
        <w:t>Abstract:</w:t>
      </w:r>
      <w:r w:rsidRPr="14370F59">
        <w:rPr>
          <w:rFonts w:eastAsia="Times New Roman" w:cs="Times New Roman"/>
        </w:rPr>
        <w:t xml:space="preserve"> This paper investigates the </w:t>
      </w:r>
      <w:ins w:id="8" w:author="Inga Saikkonen" w:date="2025-02-27T12:37:00Z" w16du:dateUtc="2025-02-27T10:37:00Z">
        <w:r w:rsidR="00FD2A78">
          <w:rPr>
            <w:rFonts w:eastAsia="Times New Roman" w:cs="Times New Roman"/>
          </w:rPr>
          <w:t xml:space="preserve">propensity </w:t>
        </w:r>
      </w:ins>
      <w:del w:id="9" w:author="Inga Saikkonen" w:date="2025-02-27T12:37:00Z" w16du:dateUtc="2025-02-27T10:37:00Z">
        <w:r w:rsidRPr="14370F59" w:rsidDel="00FD2A78">
          <w:rPr>
            <w:rFonts w:eastAsia="Times New Roman" w:cs="Times New Roman"/>
          </w:rPr>
          <w:delText>erosion</w:delText>
        </w:r>
      </w:del>
      <w:r w:rsidRPr="14370F59">
        <w:rPr>
          <w:rFonts w:eastAsia="Times New Roman" w:cs="Times New Roman"/>
        </w:rPr>
        <w:t xml:space="preserve"> of</w:t>
      </w:r>
      <w:ins w:id="10" w:author="Inga Saikkonen" w:date="2025-02-27T12:37:00Z" w16du:dateUtc="2025-02-27T10:37:00Z">
        <w:r w:rsidR="00FD2A78">
          <w:rPr>
            <w:rFonts w:eastAsia="Times New Roman" w:cs="Times New Roman"/>
          </w:rPr>
          <w:t xml:space="preserve"> electoral losers to support </w:t>
        </w:r>
      </w:ins>
      <w:ins w:id="11" w:author="Inga Saikkonen" w:date="2025-02-27T12:38:00Z" w16du:dateUtc="2025-02-27T10:38:00Z">
        <w:r w:rsidR="00FD2A78">
          <w:rPr>
            <w:rFonts w:eastAsia="Times New Roman" w:cs="Times New Roman"/>
          </w:rPr>
          <w:t>politicians proposing anti-systemic protest actions</w:t>
        </w:r>
      </w:ins>
      <w:r w:rsidRPr="14370F59">
        <w:rPr>
          <w:rFonts w:eastAsia="Times New Roman" w:cs="Times New Roman"/>
        </w:rPr>
        <w:t xml:space="preserve"> </w:t>
      </w:r>
      <w:del w:id="12" w:author="Inga Saikkonen" w:date="2025-02-27T12:38:00Z" w16du:dateUtc="2025-02-27T10:38:00Z">
        <w:r w:rsidR="00A60A52" w:rsidDel="00FD2A78">
          <w:rPr>
            <w:rFonts w:eastAsia="Times New Roman" w:cs="Times New Roman"/>
          </w:rPr>
          <w:delText>“</w:delText>
        </w:r>
        <w:r w:rsidRPr="14370F59" w:rsidDel="00FD2A78">
          <w:rPr>
            <w:rFonts w:eastAsia="Times New Roman" w:cs="Times New Roman"/>
          </w:rPr>
          <w:delText>losers</w:delText>
        </w:r>
        <w:r w:rsidR="00DB16DA" w:rsidDel="00FD2A78">
          <w:rPr>
            <w:rFonts w:eastAsia="Times New Roman" w:cs="Times New Roman"/>
          </w:rPr>
          <w:delText>’</w:delText>
        </w:r>
        <w:r w:rsidRPr="14370F59" w:rsidDel="00FD2A78">
          <w:rPr>
            <w:rFonts w:eastAsia="Times New Roman" w:cs="Times New Roman"/>
          </w:rPr>
          <w:delText xml:space="preserve"> consent</w:delText>
        </w:r>
        <w:r w:rsidR="00A60A52" w:rsidDel="00FD2A78">
          <w:rPr>
            <w:rFonts w:eastAsia="Times New Roman" w:cs="Times New Roman"/>
          </w:rPr>
          <w:delText>”</w:delText>
        </w:r>
        <w:r w:rsidRPr="14370F59" w:rsidDel="00FD2A78">
          <w:rPr>
            <w:rFonts w:eastAsia="Times New Roman" w:cs="Times New Roman"/>
          </w:rPr>
          <w:delText xml:space="preserve"> </w:delText>
        </w:r>
      </w:del>
      <w:r w:rsidRPr="14370F59">
        <w:rPr>
          <w:rFonts w:eastAsia="Times New Roman" w:cs="Times New Roman"/>
        </w:rPr>
        <w:t>in two established democracies. Leveraging experimental data from Estonia and Chile, our study explores the extent of commitment to democra</w:t>
      </w:r>
      <w:ins w:id="13" w:author="Inga Saikkonen" w:date="2025-02-27T12:39:00Z" w16du:dateUtc="2025-02-27T10:39:00Z">
        <w:r w:rsidR="00FD2A78">
          <w:rPr>
            <w:rFonts w:eastAsia="Times New Roman" w:cs="Times New Roman"/>
          </w:rPr>
          <w:t>tic norms</w:t>
        </w:r>
      </w:ins>
      <w:del w:id="14" w:author="Inga Saikkonen" w:date="2025-02-27T12:39:00Z" w16du:dateUtc="2025-02-27T10:39:00Z">
        <w:r w:rsidRPr="14370F59" w:rsidDel="00FD2A78">
          <w:rPr>
            <w:rFonts w:eastAsia="Times New Roman" w:cs="Times New Roman"/>
          </w:rPr>
          <w:delText>cy</w:delText>
        </w:r>
      </w:del>
      <w:r w:rsidRPr="14370F59">
        <w:rPr>
          <w:rFonts w:eastAsia="Times New Roman" w:cs="Times New Roman"/>
        </w:rPr>
        <w:t xml:space="preserve"> among electoral losers. In particular, we examine citizens</w:t>
      </w:r>
      <w:r w:rsidR="0017124B">
        <w:rPr>
          <w:rFonts w:eastAsia="Times New Roman" w:cs="Times New Roman"/>
        </w:rPr>
        <w:t>’</w:t>
      </w:r>
      <w:r w:rsidRPr="14370F59">
        <w:rPr>
          <w:rFonts w:eastAsia="Times New Roman" w:cs="Times New Roman"/>
        </w:rPr>
        <w:t xml:space="preserve"> reactions to candidates proposing anti-systemic protests against the current government.</w:t>
      </w:r>
      <w:r w:rsidR="43554CC4" w:rsidRPr="14370F59">
        <w:rPr>
          <w:rFonts w:eastAsia="Times New Roman" w:cs="Times New Roman"/>
        </w:rPr>
        <w:t xml:space="preserve"> </w:t>
      </w:r>
      <w:r w:rsidR="6C7834B7" w:rsidRPr="249E21DD">
        <w:rPr>
          <w:rFonts w:eastAsia="Times New Roman" w:cs="Times New Roman"/>
        </w:rPr>
        <w:t xml:space="preserve">We focus on </w:t>
      </w:r>
      <w:r w:rsidR="29DA0B0E" w:rsidRPr="249E21DD">
        <w:rPr>
          <w:rFonts w:eastAsia="Times New Roman" w:cs="Times New Roman"/>
        </w:rPr>
        <w:t xml:space="preserve">two </w:t>
      </w:r>
      <w:r w:rsidR="075A4507" w:rsidRPr="249E21DD">
        <w:rPr>
          <w:rFonts w:eastAsia="Times New Roman" w:cs="Times New Roman"/>
        </w:rPr>
        <w:t>“</w:t>
      </w:r>
      <w:r w:rsidR="29DA0B0E" w:rsidRPr="249E21DD">
        <w:rPr>
          <w:rFonts w:eastAsia="Times New Roman" w:cs="Times New Roman"/>
        </w:rPr>
        <w:t>democratic leaders</w:t>
      </w:r>
      <w:r w:rsidR="45F00AE7" w:rsidRPr="249E21DD">
        <w:rPr>
          <w:rFonts w:eastAsia="Times New Roman" w:cs="Times New Roman"/>
        </w:rPr>
        <w:t>”</w:t>
      </w:r>
      <w:r w:rsidR="29DA0B0E" w:rsidRPr="249E21DD">
        <w:rPr>
          <w:rFonts w:eastAsia="Times New Roman" w:cs="Times New Roman"/>
        </w:rPr>
        <w:t xml:space="preserve"> in Central Eastern Europe and Latin America,</w:t>
      </w:r>
      <w:r w:rsidR="6C7834B7" w:rsidRPr="14370F59">
        <w:rPr>
          <w:rFonts w:eastAsia="Times New Roman" w:cs="Times New Roman"/>
        </w:rPr>
        <w:t xml:space="preserve"> Chile and Estonia, considering them </w:t>
      </w:r>
      <w:r w:rsidR="0017124B">
        <w:rPr>
          <w:rFonts w:eastAsia="Times New Roman" w:cs="Times New Roman"/>
        </w:rPr>
        <w:t>“</w:t>
      </w:r>
      <w:r w:rsidR="6C7834B7" w:rsidRPr="14370F59">
        <w:rPr>
          <w:rFonts w:eastAsia="Times New Roman" w:cs="Times New Roman"/>
        </w:rPr>
        <w:t>least likely cases</w:t>
      </w:r>
      <w:r w:rsidR="0017124B">
        <w:rPr>
          <w:rFonts w:eastAsia="Times New Roman" w:cs="Times New Roman"/>
        </w:rPr>
        <w:t>”</w:t>
      </w:r>
      <w:r w:rsidR="6C7834B7" w:rsidRPr="14370F59">
        <w:rPr>
          <w:rFonts w:eastAsia="Times New Roman" w:cs="Times New Roman"/>
        </w:rPr>
        <w:t xml:space="preserve"> for finding support for anti-democratic </w:t>
      </w:r>
      <w:ins w:id="15" w:author="Inga Saikkonen" w:date="2025-02-27T12:39:00Z" w16du:dateUtc="2025-02-27T10:39:00Z">
        <w:r w:rsidR="00FD2A78">
          <w:rPr>
            <w:rFonts w:eastAsia="Times New Roman" w:cs="Times New Roman"/>
          </w:rPr>
          <w:t xml:space="preserve">actions by politicians </w:t>
        </w:r>
      </w:ins>
      <w:del w:id="16" w:author="Inga Saikkonen" w:date="2025-02-27T12:39:00Z" w16du:dateUtc="2025-02-27T10:39:00Z">
        <w:r w:rsidR="6C7834B7" w:rsidRPr="14370F59" w:rsidDel="00FD2A78">
          <w:rPr>
            <w:rFonts w:eastAsia="Times New Roman" w:cs="Times New Roman"/>
          </w:rPr>
          <w:delText>candidates</w:delText>
        </w:r>
      </w:del>
      <w:r w:rsidR="6C7834B7" w:rsidRPr="14370F59">
        <w:rPr>
          <w:rFonts w:eastAsia="Times New Roman" w:cs="Times New Roman"/>
        </w:rPr>
        <w:t xml:space="preserve"> due to their democratic stability and consistent record of electoral integrity, while varying in institutional context (Presidentialism vs. Parliamentarism). </w:t>
      </w:r>
      <w:r w:rsidRPr="14370F59">
        <w:rPr>
          <w:rFonts w:eastAsia="Times New Roman" w:cs="Times New Roman"/>
        </w:rPr>
        <w:t xml:space="preserve">Our findings reveal a significant inclination among electoral losers in Estonia, but not in Chile, to support candidates proposing anti-systemic </w:t>
      </w:r>
      <w:ins w:id="17" w:author="Inga Saikkonen" w:date="2025-02-27T12:40:00Z" w16du:dateUtc="2025-02-27T10:40:00Z">
        <w:r w:rsidR="00FD2A78">
          <w:rPr>
            <w:rFonts w:eastAsia="Times New Roman" w:cs="Times New Roman"/>
          </w:rPr>
          <w:t>protests</w:t>
        </w:r>
      </w:ins>
      <w:del w:id="18" w:author="Inga Saikkonen" w:date="2025-02-27T12:40:00Z" w16du:dateUtc="2025-02-27T10:40:00Z">
        <w:r w:rsidRPr="14370F59" w:rsidDel="00FD2A78">
          <w:rPr>
            <w:rFonts w:eastAsia="Times New Roman" w:cs="Times New Roman"/>
          </w:rPr>
          <w:delText>actions</w:delText>
        </w:r>
      </w:del>
      <w:r w:rsidRPr="14370F59">
        <w:rPr>
          <w:rFonts w:eastAsia="Times New Roman" w:cs="Times New Roman"/>
        </w:rPr>
        <w:t>. Additionally, we find that in the Estonian case, these findings are largely driven by</w:t>
      </w:r>
      <w:r w:rsidR="0012365D">
        <w:rPr>
          <w:rFonts w:eastAsia="Times New Roman" w:cs="Times New Roman"/>
        </w:rPr>
        <w:t xml:space="preserve"> </w:t>
      </w:r>
      <w:r w:rsidR="0012365D" w:rsidRPr="14370F59">
        <w:rPr>
          <w:rFonts w:eastAsia="Times New Roman" w:cs="Times New Roman"/>
        </w:rPr>
        <w:t>anti-liberal Extreme Right</w:t>
      </w:r>
      <w:r w:rsidRPr="14370F59">
        <w:rPr>
          <w:rFonts w:eastAsia="Times New Roman" w:cs="Times New Roman"/>
        </w:rPr>
        <w:t xml:space="preserve"> </w:t>
      </w:r>
      <w:r w:rsidR="704F4FE8" w:rsidRPr="4B73364F">
        <w:rPr>
          <w:rFonts w:eastAsia="Times New Roman" w:cs="Times New Roman"/>
        </w:rPr>
        <w:t>voters</w:t>
      </w:r>
      <w:r w:rsidRPr="14370F59">
        <w:rPr>
          <w:rFonts w:eastAsia="Times New Roman" w:cs="Times New Roman"/>
        </w:rPr>
        <w:t>.</w:t>
      </w:r>
      <w:r w:rsidR="029564A7" w:rsidRPr="249E21DD">
        <w:rPr>
          <w:rFonts w:eastAsia="Times New Roman" w:cs="Times New Roman"/>
        </w:rPr>
        <w:t xml:space="preserve"> Our findings contribute to the comparative literature on </w:t>
      </w:r>
      <w:r w:rsidR="68DA4F0F" w:rsidRPr="249E21DD">
        <w:rPr>
          <w:rFonts w:eastAsia="Times New Roman" w:cs="Times New Roman"/>
        </w:rPr>
        <w:t xml:space="preserve">citizen support for </w:t>
      </w:r>
      <w:del w:id="19" w:author="Inga Saikkonen" w:date="2025-02-27T12:40:00Z" w16du:dateUtc="2025-02-27T10:40:00Z">
        <w:r w:rsidR="68DA4F0F" w:rsidRPr="249E21DD" w:rsidDel="00FD2A78">
          <w:rPr>
            <w:rFonts w:eastAsia="Times New Roman" w:cs="Times New Roman"/>
          </w:rPr>
          <w:delText>blatantly</w:delText>
        </w:r>
      </w:del>
      <w:r w:rsidR="68DA4F0F" w:rsidRPr="249E21DD">
        <w:rPr>
          <w:rFonts w:eastAsia="Times New Roman" w:cs="Times New Roman"/>
        </w:rPr>
        <w:t xml:space="preserve"> anti-democratic politicians, and the attitudes of Extreme Right voters to</w:t>
      </w:r>
      <w:r w:rsidR="00ED0601">
        <w:rPr>
          <w:rFonts w:eastAsia="Times New Roman" w:cs="Times New Roman"/>
        </w:rPr>
        <w:t>wards</w:t>
      </w:r>
      <w:r w:rsidR="68DA4F0F" w:rsidRPr="249E21DD">
        <w:rPr>
          <w:rFonts w:eastAsia="Times New Roman" w:cs="Times New Roman"/>
        </w:rPr>
        <w:t xml:space="preserve"> libe</w:t>
      </w:r>
      <w:r w:rsidR="454D075B" w:rsidRPr="249E21DD">
        <w:rPr>
          <w:rFonts w:eastAsia="Times New Roman" w:cs="Times New Roman"/>
        </w:rPr>
        <w:t>ral democracy.</w:t>
      </w:r>
      <w:r w:rsidR="68DA4F0F" w:rsidRPr="249E21DD">
        <w:rPr>
          <w:rFonts w:eastAsia="Times New Roman" w:cs="Times New Roman"/>
        </w:rPr>
        <w:t xml:space="preserve"> </w:t>
      </w:r>
    </w:p>
    <w:p w14:paraId="04C03C86" w14:textId="5509FED6" w:rsidR="001B1052" w:rsidRDefault="001B1052" w:rsidP="0079194D">
      <w:pPr>
        <w:spacing w:line="257" w:lineRule="auto"/>
        <w:ind w:left="-20" w:right="-20"/>
        <w:rPr>
          <w:rFonts w:eastAsia="Times New Roman" w:cs="Times New Roman"/>
        </w:rPr>
      </w:pPr>
      <w:r w:rsidRPr="1B3E2F11">
        <w:rPr>
          <w:b/>
          <w:bCs/>
        </w:rPr>
        <w:t>Key words</w:t>
      </w:r>
      <w:r>
        <w:t>: democratic backsliding; protests, presidentialism; parliamentarism; electoral systems; Chile; Estonia; experimental methods</w:t>
      </w:r>
      <w:r w:rsidR="039061F0">
        <w:t>, Extreme Right voters</w:t>
      </w:r>
    </w:p>
    <w:p w14:paraId="6F429DE8" w14:textId="2E492D6E" w:rsidR="007C527B" w:rsidRPr="00ED0601" w:rsidRDefault="00D0413A" w:rsidP="1B3E2F11">
      <w:pPr>
        <w:spacing w:after="240"/>
        <w:rPr>
          <w:rFonts w:eastAsiaTheme="majorEastAsia" w:cstheme="majorBidi"/>
          <w:sz w:val="32"/>
          <w:szCs w:val="32"/>
        </w:rPr>
      </w:pPr>
      <w:r w:rsidRPr="00ED0601">
        <w:lastRenderedPageBreak/>
        <w:br w:type="page"/>
      </w:r>
    </w:p>
    <w:p w14:paraId="6EAB0976" w14:textId="63822A62" w:rsidR="000835BC" w:rsidRPr="0027495E" w:rsidRDefault="009E7237" w:rsidP="0027495E">
      <w:pPr>
        <w:pStyle w:val="Heading1"/>
      </w:pPr>
      <w:r w:rsidRPr="0027495E">
        <w:lastRenderedPageBreak/>
        <w:t>Introduction</w:t>
      </w:r>
    </w:p>
    <w:p w14:paraId="73FF1352" w14:textId="77777777" w:rsidR="006A3932" w:rsidRDefault="006A3932" w:rsidP="001549FE">
      <w:pPr>
        <w:rPr>
          <w:ins w:id="20" w:author="Inga Saikkonen" w:date="2025-02-27T12:52:00Z" w16du:dateUtc="2025-02-27T10:52:00Z"/>
        </w:rPr>
      </w:pPr>
    </w:p>
    <w:p w14:paraId="62B3C40E" w14:textId="79A11785" w:rsidR="0098472B" w:rsidRDefault="0098472B" w:rsidP="006A3932">
      <w:r>
        <w:t>Political elites and citizens in established democracies have until recently largely abided by the democratic norm of “losers’ consent”–that is, they have not challenged the electoral results or the legitimacy of electoral institutions, even if their side has lost the elections (Nadeau and Blais 1993, 533). However, we can no longer take this norm for granted after the events in the US on 6 January 2021 and in Brazil after the electoral defeat of Jair Bolsonaro in 2023,</w:t>
      </w:r>
      <w:ins w:id="21" w:author="Inga Saikkonen" w:date="2025-03-07T13:46:00Z" w16du:dateUtc="2025-03-07T11:46:00Z">
        <w:r>
          <w:t xml:space="preserve"> when </w:t>
        </w:r>
      </w:ins>
      <w:ins w:id="22" w:author="Inga Saikkonen" w:date="2025-03-07T13:47:00Z" w16du:dateUtc="2025-03-07T11:47:00Z">
        <w:r>
          <w:t xml:space="preserve">both Donald J. Trump and </w:t>
        </w:r>
        <w:commentRangeStart w:id="23"/>
        <w:r>
          <w:t>Javier Bolsonaro</w:t>
        </w:r>
      </w:ins>
      <w:ins w:id="24" w:author="Inga Saikkonen" w:date="2025-03-07T13:49:00Z" w16du:dateUtc="2025-03-07T11:49:00Z">
        <w:r>
          <w:t xml:space="preserve"> denied losing the elections and</w:t>
        </w:r>
      </w:ins>
      <w:ins w:id="25" w:author="Inga Saikkonen" w:date="2025-03-07T13:47:00Z" w16du:dateUtc="2025-03-07T11:47:00Z">
        <w:r>
          <w:t xml:space="preserve"> instigated</w:t>
        </w:r>
      </w:ins>
      <w:commentRangeEnd w:id="23"/>
      <w:ins w:id="26" w:author="Inga Saikkonen" w:date="2025-03-07T13:49:00Z" w16du:dateUtc="2025-03-07T11:49:00Z">
        <w:r>
          <w:rPr>
            <w:rStyle w:val="CommentReference"/>
          </w:rPr>
          <w:commentReference w:id="23"/>
        </w:r>
      </w:ins>
      <w:ins w:id="27" w:author="Inga Saikkonen" w:date="2025-03-07T13:47:00Z" w16du:dateUtc="2025-03-07T11:47:00Z">
        <w:r>
          <w:t xml:space="preserve"> their supporters to participate in disruptive </w:t>
        </w:r>
      </w:ins>
      <w:ins w:id="28" w:author="Inga Saikkonen" w:date="2025-03-07T13:48:00Z" w16du:dateUtc="2025-03-07T11:48:00Z">
        <w:r>
          <w:t xml:space="preserve">(and in the US case, extremely violent) protests against the </w:t>
        </w:r>
      </w:ins>
      <w:ins w:id="29" w:author="Inga Saikkonen" w:date="2025-03-07T13:50:00Z" w16du:dateUtc="2025-03-07T11:50:00Z">
        <w:r>
          <w:t>new administration</w:t>
        </w:r>
      </w:ins>
      <w:ins w:id="30" w:author="Inga Saikkonen" w:date="2025-03-07T13:48:00Z" w16du:dateUtc="2025-03-07T11:48:00Z">
        <w:r>
          <w:t>.</w:t>
        </w:r>
      </w:ins>
      <w:r>
        <w:t xml:space="preserve"> </w:t>
      </w:r>
      <w:del w:id="31" w:author="Inga Saikkonen" w:date="2025-03-07T14:15:00Z" w16du:dateUtc="2025-03-07T12:15:00Z">
        <w:r w:rsidDel="00EC7BBE">
          <w:delText>when many supporters of a losing candidate did not accept the electoral result and some were even willing to engage in violent actions to overturn the electoral results.</w:delText>
        </w:r>
      </w:del>
      <w:del w:id="32" w:author="Inga Saikkonen" w:date="2025-03-07T13:45:00Z" w16du:dateUtc="2025-03-07T11:45:00Z">
        <w:r w:rsidDel="0098472B">
          <w:delText xml:space="preserve">  </w:delText>
        </w:r>
      </w:del>
    </w:p>
    <w:p w14:paraId="7FAECC03" w14:textId="1D85CB9B" w:rsidR="006A3932" w:rsidRDefault="00A9601A" w:rsidP="249E21DD">
      <w:pPr>
        <w:ind w:left="-20" w:right="-20"/>
        <w:rPr>
          <w:ins w:id="33" w:author="Inga Saikkonen" w:date="2025-02-27T12:54:00Z" w16du:dateUtc="2025-02-27T10:54:00Z"/>
        </w:rPr>
      </w:pPr>
      <w:del w:id="34" w:author="Inga Saikkonen" w:date="2025-03-07T13:51:00Z" w16du:dateUtc="2025-03-07T11:51:00Z">
        <w:r w:rsidDel="0098472B">
          <w:delText xml:space="preserve">Therefore, it is no longer safe to assume that all </w:delText>
        </w:r>
        <w:r w:rsidR="45E57B6F" w:rsidDel="0098472B">
          <w:delText>citizens</w:delText>
        </w:r>
        <w:r w:rsidDel="0098472B">
          <w:delText>, even in established democracies, will accept the legitimacy of election results when these results are not in their favor</w:delText>
        </w:r>
        <w:r w:rsidR="2CB35E7E" w:rsidDel="0098472B">
          <w:delText xml:space="preserve"> – especially when they are encouraged by political elites to do so</w:delText>
        </w:r>
      </w:del>
      <w:r w:rsidR="008E7D08">
        <w:t xml:space="preserve">. </w:t>
      </w:r>
      <w:ins w:id="35" w:author="Inga Saikkonen" w:date="2025-03-07T14:15:00Z" w16du:dateUtc="2025-03-07T12:15:00Z">
        <w:r w:rsidR="00EC7BBE">
          <w:t>D</w:t>
        </w:r>
      </w:ins>
      <w:del w:id="36" w:author="Inga Saikkonen" w:date="2025-03-07T14:15:00Z" w16du:dateUtc="2025-03-07T12:15:00Z">
        <w:r w:rsidR="00ED0601" w:rsidDel="00EC7BBE">
          <w:delText>However</w:delText>
        </w:r>
        <w:r w:rsidR="008B34A7" w:rsidDel="00EC7BBE">
          <w:delText xml:space="preserve">, </w:delText>
        </w:r>
        <w:r w:rsidR="7665CF81" w:rsidDel="00EC7BBE">
          <w:delText>d</w:delText>
        </w:r>
      </w:del>
      <w:r w:rsidR="7665CF81" w:rsidDel="0098472B">
        <w:t xml:space="preserve">espite the centrality of </w:t>
      </w:r>
      <w:del w:id="37" w:author="Inga Saikkonen" w:date="2025-03-07T13:51:00Z" w16du:dateUtc="2025-03-07T11:51:00Z">
        <w:r w:rsidR="008B34A7" w:rsidDel="0098472B">
          <w:delText xml:space="preserve"> </w:delText>
        </w:r>
      </w:del>
      <w:r w:rsidR="008B34A7" w:rsidDel="0098472B">
        <w:t>the concept of “losers’ consent” for democratic stability</w:t>
      </w:r>
      <w:r w:rsidR="6F797DED" w:rsidDel="0098472B">
        <w:t xml:space="preserve"> (see Anderson</w:t>
      </w:r>
      <w:r w:rsidR="3DB473E7" w:rsidDel="0098472B">
        <w:t xml:space="preserve"> et al.</w:t>
      </w:r>
      <w:r w:rsidR="6F797DED" w:rsidDel="0098472B">
        <w:t xml:space="preserve"> 2005; Nadeau and Blais 1993)</w:t>
      </w:r>
      <w:r w:rsidR="008B34A7" w:rsidDel="0098472B">
        <w:t xml:space="preserve">, we still have limited understanding of </w:t>
      </w:r>
      <w:r w:rsidR="37C9415C" w:rsidDel="0098472B">
        <w:t>citizens’</w:t>
      </w:r>
      <w:ins w:id="38" w:author="Inga Saikkonen" w:date="2025-03-07T13:51:00Z" w16du:dateUtc="2025-03-07T11:51:00Z">
        <w:r w:rsidR="0098472B">
          <w:t xml:space="preserve"> propensity to support politicians </w:t>
        </w:r>
      </w:ins>
      <w:ins w:id="39" w:author="Inga Saikkonen" w:date="2025-03-07T13:52:00Z" w16du:dateUtc="2025-03-07T11:52:00Z">
        <w:r w:rsidR="0098472B">
          <w:t>calling for</w:t>
        </w:r>
      </w:ins>
      <w:ins w:id="40" w:author="Inga Saikkonen" w:date="2025-03-07T14:15:00Z" w16du:dateUtc="2025-03-07T12:15:00Z">
        <w:r w:rsidR="00EC7BBE">
          <w:t xml:space="preserve"> such</w:t>
        </w:r>
      </w:ins>
      <w:ins w:id="41" w:author="Inga Saikkonen" w:date="2025-03-07T13:52:00Z" w16du:dateUtc="2025-03-07T11:52:00Z">
        <w:r w:rsidR="0098472B">
          <w:t xml:space="preserve"> disruptive, anti-systemic protests.</w:t>
        </w:r>
      </w:ins>
      <w:r w:rsidR="37C9415C" w:rsidDel="0098472B">
        <w:t xml:space="preserve"> </w:t>
      </w:r>
      <w:r w:rsidR="008B34A7" w:rsidDel="0098472B">
        <w:t xml:space="preserve"> </w:t>
      </w:r>
      <w:del w:id="42" w:author="Inga Saikkonen" w:date="2025-03-07T13:52:00Z" w16du:dateUtc="2025-03-07T11:52:00Z">
        <w:r w:rsidR="008B34A7" w:rsidDel="0098472B">
          <w:delText xml:space="preserve">commitment to </w:delText>
        </w:r>
        <w:r w:rsidR="59905226" w:rsidDel="0098472B">
          <w:delText xml:space="preserve">upholding </w:delText>
        </w:r>
        <w:r w:rsidR="008B34A7" w:rsidDel="0098472B">
          <w:delText>the democratic system (referred to as “systemic support” by</w:delText>
        </w:r>
        <w:r w:rsidR="00EF54B0" w:rsidDel="0098472B">
          <w:delText xml:space="preserve"> </w:delText>
        </w:r>
      </w:del>
      <w:customXmlDelRangeStart w:id="43" w:author="Inga Saikkonen" w:date="2025-03-07T13:52:00Z"/>
      <w:sdt>
        <w:sdtPr>
          <w:rPr>
            <w:color w:val="000000"/>
          </w:rPr>
          <w:tag w:val="MENDELEY_CITATION_v3_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"/>
          <w:id w:val="-769311190"/>
          <w:placeholder>
            <w:docPart w:val="3500D6F955DE46409F6F4F23B2AF71F8"/>
          </w:placeholder>
        </w:sdtPr>
        <w:sdtEndPr>
          <w:rPr>
            <w:color w:val="000000" w:themeColor="text1"/>
          </w:rPr>
        </w:sdtEndPr>
        <w:sdtContent>
          <w:customXmlDelRangeEnd w:id="43"/>
          <w:del w:id="44" w:author="Inga Saikkonen" w:date="2025-03-07T13:52:00Z" w16du:dateUtc="2025-03-07T11:52:00Z">
            <w:r w:rsidR="00491339" w:rsidRPr="00491339" w:rsidDel="0098472B">
              <w:rPr>
                <w:color w:val="000000"/>
              </w:rPr>
              <w:delText>Easton 1965</w:delText>
            </w:r>
          </w:del>
          <w:customXmlDelRangeStart w:id="45" w:author="Inga Saikkonen" w:date="2025-03-07T13:52:00Z"/>
        </w:sdtContent>
      </w:sdt>
      <w:customXmlDelRangeEnd w:id="45"/>
      <w:del w:id="46" w:author="Inga Saikkonen" w:date="2025-03-07T13:52:00Z" w16du:dateUtc="2025-03-07T11:52:00Z">
        <w:r w:rsidR="008B34A7" w:rsidDel="0098472B">
          <w:delText>)</w:delText>
        </w:r>
        <w:r w:rsidR="45E4CD89" w:rsidDel="0098472B">
          <w:delText>,</w:delText>
        </w:r>
        <w:r w:rsidR="008B34A7" w:rsidDel="0098472B">
          <w:delText xml:space="preserve"> in </w:delText>
        </w:r>
        <w:r w:rsidR="45E4CD89" w:rsidDel="0098472B">
          <w:delText xml:space="preserve">particularly when they </w:delText>
        </w:r>
        <w:r w:rsidR="008B34A7" w:rsidDel="0098472B">
          <w:delText xml:space="preserve"> supported the losing side in elections</w:delText>
        </w:r>
        <w:r w:rsidR="009F623F" w:rsidDel="0098472B">
          <w:delText xml:space="preserve">. </w:delText>
        </w:r>
      </w:del>
      <w:r w:rsidR="00F20695">
        <w:t xml:space="preserve">Existing research on </w:t>
      </w:r>
      <w:r w:rsidR="00CE5AA7">
        <w:t>“</w:t>
      </w:r>
      <w:r w:rsidR="00F20695">
        <w:t>losers’ consent</w:t>
      </w:r>
      <w:r w:rsidR="00CE5AA7">
        <w:t>”</w:t>
      </w:r>
      <w:r w:rsidR="00F20695">
        <w:t xml:space="preserve"> among citizens has explored</w:t>
      </w:r>
      <w:r w:rsidR="00EA5E81">
        <w:t xml:space="preserve"> other important topics, such as</w:t>
      </w:r>
      <w:r w:rsidR="00817F2F">
        <w:t xml:space="preserve"> democratic satisfaction, political trust and political efficacy among the winners and losers </w:t>
      </w:r>
      <w:r w:rsidR="00F20369">
        <w:t>of</w:t>
      </w:r>
      <w:r w:rsidR="00817F2F">
        <w:t xml:space="preserve"> elections </w:t>
      </w:r>
      <w:r w:rsidR="0059316C">
        <w:fldChar w:fldCharType="begin"/>
      </w:r>
      <w:r w:rsidR="007922AB">
        <w:instrText xml:space="preserve"> ADDIN ZOTERO_ITEM CSL_CITATION {"citationID":"iO4DPzh8","properties":{"formattedCitation":"(Esaiasson 2011; Anderson 2005; Singh, Karako\\uc0\\u231{}, and Blais 2012)","plainCitation":"(Esaiasson 2011; Anderson 2005; Singh, Karakoç, and Blais 2012)","noteIndex":0},"citationItems":[{"id":13,"uris":["http://zotero.org/users/local/tCw1O05N/items/ZLQRKQHK"],"itemData":{"id":13,"type":"article-journal","container-title":"Electoral Studies","DOI":"10.1016/j.electstud.2010.09.009","ISSN":"02613794","issue":"1","journalAbbreviation":"Electoral Studies","language":"en","page":"102-113","source":"DOI.org (Crossref)","title":"Electoral losers revisited – How citizens react to defeat at the ballot box","volume":"30","author":[{"family":"Esaiasson","given":"Peter"}],"issued":{"date-parts":[["2011",3]]}}},{"id":11,"uris":["http://zotero.org/users/local/tCw1O05N/items/RFDVV74J"],"itemData":{"id":11,"type":"book","abstract":"\"Based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consent","editor":[{"family":"Anderson","given":"Christopher"}],"issued":{"date-parts":[["2005"]]}}},{"id":22,"uris":["http://zotero.org/users/local/tCw1O05N/items/DICYLS86"],"itemData":{"id":22,"type":"article-journal","container-title":"Electoral Studies","DOI":"10.1016/j.electstud.2011.11.001","ISSN":"02613794","issue":"1","journalAbbreviation":"Electoral Studies","language":"en","page":"201-211","source":"DOI.org (Crossref)","title":"Differentiating winners: How elections affect satisfaction with democracy","title-short":"Differentiating winners","volume":"31","author":[{"family":"Singh","given":"Shane"},{"family":"Karakoç","given":"Ekrem"},{"family":"Blais","given":"André"}],"issued":{"date-parts":[["2012",3]]}}}],"schema":"https://github.com/citation-style-language/schema/raw/master/csl-citation.json"} </w:instrText>
      </w:r>
      <w:r w:rsidR="0059316C">
        <w:fldChar w:fldCharType="separate"/>
      </w:r>
      <w:r w:rsidR="007922AB" w:rsidRPr="49FD8056">
        <w:rPr>
          <w:rFonts w:cs="Times New Roman"/>
          <w:kern w:val="0"/>
        </w:rPr>
        <w:t>(Esaiasson 2011; Anderson 2005; Singh, Karakoç, and Blais 2012)</w:t>
      </w:r>
      <w:r w:rsidR="0059316C">
        <w:fldChar w:fldCharType="end"/>
      </w:r>
      <w:r w:rsidR="006779D9">
        <w:t xml:space="preserve">. </w:t>
      </w:r>
      <w:r w:rsidR="00817F2F">
        <w:t>Other</w:t>
      </w:r>
      <w:r w:rsidR="00EA5E81">
        <w:t>s</w:t>
      </w:r>
      <w:r w:rsidR="00817F2F">
        <w:t xml:space="preserve"> have</w:t>
      </w:r>
      <w:r w:rsidR="39F2C923">
        <w:t xml:space="preserve"> found that the </w:t>
      </w:r>
      <w:r w:rsidR="12E00620">
        <w:t>”</w:t>
      </w:r>
      <w:r w:rsidR="39F2C923">
        <w:t>enraged losers</w:t>
      </w:r>
      <w:r w:rsidR="03B007F1">
        <w:t>”</w:t>
      </w:r>
      <w:r w:rsidR="39F2C923">
        <w:t xml:space="preserve"> </w:t>
      </w:r>
      <w:r w:rsidR="07D2B456">
        <w:t>enthusiastically</w:t>
      </w:r>
      <w:r w:rsidR="39F2C923">
        <w:t xml:space="preserve"> </w:t>
      </w:r>
      <w:r w:rsidR="00817F2F">
        <w:t xml:space="preserve"> support </w:t>
      </w:r>
      <w:r w:rsidR="00F20369">
        <w:t xml:space="preserve">institutional </w:t>
      </w:r>
      <w:r w:rsidR="00817F2F">
        <w:t>changes to the democratic system</w:t>
      </w:r>
      <w:r w:rsidR="00945E70">
        <w:t xml:space="preserve"> </w:t>
      </w:r>
      <w:r w:rsidR="0059316C">
        <w:fldChar w:fldCharType="begin"/>
      </w:r>
      <w:r w:rsidR="00520734">
        <w:instrText xml:space="preserve"> ADDIN ZOTERO_ITEM CSL_CITATION {"citationID":"vgzB393I","properties":{"formattedCitation":"(Bowler and Donovan 2019; Bowler, Donovan, and Karp 2007; Pilet et al. 2023)","plainCitation":"(Bowler and Donovan 2019; Bowler, Donovan, and Karp 2007; Pilet et al. 2023)","noteIndex":0},"citationItems":[{"id":15,"uris":["http://zotero.org/users/local/tCw1O05N/items/V92C9TAA"],"itemData":{"id":15,"type":"article-journal","abstract":"We examine the gap between perceptions of seeing referendums as an important democratic principle, versus perceiving how referendums are used in practice. We term this the “referendum disappointment” gap. We find support for referendums as a democratic principle is strongest among those most disaffected from the political system, and that the disaffected are more likely to perceive they are not given a say via referendums. We also find context-specific effects. Disappointment was greater in countries with higher corruption and income inequality. We also find higher disappointment among right-populist voters, those who distrusted politicians, and among people who viewed themselves at the bottom of society. Overall, these patterns reflect disappointment with democracy among sections of society who have a sense of not being heard that conflicts with how they expect democracy should work in principle.","container-title":"Politics and Governance","DOI":"10.17645/pag.v7i2.1874","ISSN":"2183-2463","issue":"2","journalAbbreviation":"PaG","page":"227-241","source":"DOI.org (Crossref)","title":"Perceptions of Referendums and Democracy: The Referendum Disappointment Gap","title-short":"Perceptions of Referendums and Democracy","volume":"7","author":[{"family":"Bowler","given":"Shaun"},{"family":"Donovan","given":"Todd"}],"issued":{"date-parts":[["2019",6,27]]}}},{"id":14,"uris":["http://zotero.org/users/local/tCw1O05N/items/4TWMSQYQ"],"itemData":{"id":14,"type":"article-journal","abstract":"Widespread approval of direct democracy has been attributed to politically engaged citizens who seek more opportunities to participate in politics. Others suggest that people prefer a limited role in politics, but cynicism with representation leads them to embrace direct democracy. The authors analyze opinion in sixteen affluent democracies to test these explanations. The authors find expectations of “more participation” were motivated by distrust of government and the belief that a citizen had a duty to keep a watch on government. Distrust, however, had an inverse relationship with approval of referendums in several nations. Support for referendums was greater among people who expect more opportunities to participate in public decisions and from people who were interested in politics, trusted government, and were satisfied with how democracy was working. Enthusiasm for direct democracy may reflect what people find lacking in representative democracy as much as it reflects interest in a more participatory version of democracy.","container-title":"Political Research Quarterly","DOI":"10.1177/1065912907304108","ISSN":"1065-9129, 1938-274X","issue":"3","journalAbbreviation":"Political Research Quarterly","language":"en","page":"351-362","source":"DOI.org (Crossref)","title":"Enraged or Engaged? Preferences for Direct Citizen Participation in Affluent Democracies","title-short":"Enraged or Engaged?","volume":"60","author":[{"family":"Bowler","given":"Shaun"},{"family":"Donovan","given":"Todd"},{"family":"Karp","given":"Jeffrey A."}],"issued":{"date-parts":[["2007",9]]}}},{"id":17,"uris":["http://zotero.org/users/local/tCw1O05N/items/JHQIXDLI"],"itemData":{"id":17,"type":"article-journal","abstract":"Abstract\n            The literature on deliberative mini-publics (DMPs) establishes a link between political dissatisfaction and support for DMPs. However, little is known about the sources of political dissatisfaction that trigger this support. Our research tackles this specific question and claims that citizen dissatisfaction is rooted in a position of ‘losers of representative democracy’, which leads citizens to be more open to reforms that move away from the representative model. Building on the literature on loser's consent, we focus on the effect of voting for a party not associated with the government and of descriptive and substantive (under)-representation in support of DMPs. We rely on a comparative survey conducted across fifteen Western European countries. Supporters of opposition parties and those who are badly represented, both descriptively and substantively, are more supportive of DMPs. These findings have important implications for understanding the public appeal for deliberative democracy instruments.","container-title":"British Journal of Political Science","DOI":"10.1017/S0007123423000479","ISSN":"0007-1234, 1469-2112","journalAbbreviation":"Brit. J. Polit. Sci.","language":"en","page":"1-18","source":"DOI.org (Crossref)","title":"Support for Deliberative mini-Publics among the Losers of Representative Democracy","author":[{"family":"Pilet","given":"Jean-Benoit"},{"family":"Bedock","given":"Camille"},{"family":"Talukder","given":"David"},{"family":"Rangoni","given":"Sacha"}],"issued":{"date-parts":[["2023",12,4]]}}}],"schema":"https://github.com/citation-style-language/schema/raw/master/csl-citation.json"} </w:instrText>
      </w:r>
      <w:r w:rsidR="0059316C">
        <w:fldChar w:fldCharType="separate"/>
      </w:r>
      <w:r w:rsidR="00520734" w:rsidRPr="00520734">
        <w:rPr>
          <w:rFonts w:cs="Times New Roman"/>
        </w:rPr>
        <w:t>(Bowler and Donovan 2019; Bowler, Donovan, and Karp 2007; Pilet et al. 2023)</w:t>
      </w:r>
      <w:r w:rsidR="0059316C">
        <w:fldChar w:fldCharType="end"/>
      </w:r>
      <w:r w:rsidR="00817F2F">
        <w:t xml:space="preserve">. </w:t>
      </w:r>
    </w:p>
    <w:p w14:paraId="545AED99" w14:textId="787D6D5F" w:rsidR="00847EEF" w:rsidRDefault="4907B160" w:rsidP="249E21DD">
      <w:pPr>
        <w:ind w:left="-20" w:right="-20"/>
        <w:rPr>
          <w:rFonts w:eastAsia="Times New Roman" w:cs="Times New Roman"/>
        </w:rPr>
      </w:pPr>
      <w:del w:id="47" w:author="Inga Saikkonen" w:date="2025-03-07T14:17:00Z" w16du:dateUtc="2025-03-07T12:17:00Z">
        <w:r w:rsidDel="00EC7BBE">
          <w:delText>However</w:delText>
        </w:r>
        <w:r w:rsidR="00847EEF" w:rsidDel="00EC7BBE">
          <w:delText>,</w:delText>
        </w:r>
        <w:r w:rsidR="00DD3E5F" w:rsidDel="00EC7BBE">
          <w:delText xml:space="preserve"> </w:delText>
        </w:r>
        <w:r w:rsidR="1BBFF203" w:rsidDel="00EC7BBE">
          <w:delText>most of the</w:delText>
        </w:r>
        <w:r w:rsidR="00DD3E5F" w:rsidDel="00EC7BBE">
          <w:delText xml:space="preserve"> current </w:delText>
        </w:r>
        <w:r w:rsidR="31729153" w:rsidDel="00EC7BBE">
          <w:delText xml:space="preserve">literature </w:delText>
        </w:r>
        <w:r w:rsidR="006C18D1" w:rsidDel="00EC7BBE">
          <w:delText>ha</w:delText>
        </w:r>
        <w:r w:rsidR="6E7217B9" w:rsidDel="00EC7BBE">
          <w:delText>s</w:delText>
        </w:r>
        <w:r w:rsidR="006C18D1" w:rsidDel="00EC7BBE">
          <w:delText xml:space="preserve"> focused on </w:delText>
        </w:r>
        <w:r w:rsidR="25CE4C6E" w:rsidDel="00EC7BBE">
          <w:delText xml:space="preserve">citizens’ propensity to support actions </w:delText>
        </w:r>
        <w:r w:rsidR="026C4139" w:rsidDel="00EC7BBE">
          <w:delText>within</w:delText>
        </w:r>
        <w:r w:rsidR="25CE4C6E" w:rsidDel="00EC7BBE">
          <w:delText xml:space="preserve"> the remit of</w:delText>
        </w:r>
        <w:r w:rsidR="006C18D1" w:rsidDel="00EC7BBE">
          <w:delText xml:space="preserve"> </w:delText>
        </w:r>
        <w:r w:rsidR="00847EEF" w:rsidRPr="249E21DD" w:rsidDel="00EC7BBE">
          <w:rPr>
            <w:i/>
            <w:iCs/>
          </w:rPr>
          <w:delText>democratic institutional change</w:delText>
        </w:r>
        <w:r w:rsidR="00847EEF" w:rsidDel="00EC7BBE">
          <w:delText>.</w:delText>
        </w:r>
        <w:r w:rsidR="314EDF8B" w:rsidDel="00EC7BBE">
          <w:delText xml:space="preserve"> </w:delText>
        </w:r>
        <w:r w:rsidR="314EDF8B" w:rsidRPr="249E21DD" w:rsidDel="00EC7BBE">
          <w:rPr>
            <w:rFonts w:eastAsia="Times New Roman" w:cs="Times New Roman"/>
          </w:rPr>
          <w:delText xml:space="preserve">Moreover, the examples of Brazil and the U.S. demonstrate that even in well-established democracies, leaders on the losing end have called their supporters to protest in the streets against the system, contesting election outcomes through demonstrations. While the “losers’ consent” literature has explored outcomes such as support for the electoral system and democratic institutions in general, only a little has been yet given to </w:delText>
        </w:r>
        <w:r w:rsidR="314EDF8B" w:rsidRPr="00E73223" w:rsidDel="00EC7BBE">
          <w:rPr>
            <w:rFonts w:eastAsia="Times New Roman" w:cs="Times New Roman"/>
          </w:rPr>
          <w:delText>citizens’ reactions</w:delText>
        </w:r>
        <w:r w:rsidR="314EDF8B" w:rsidRPr="249E21DD" w:rsidDel="00EC7BBE">
          <w:rPr>
            <w:rFonts w:eastAsia="Times New Roman" w:cs="Times New Roman"/>
          </w:rPr>
          <w:delText xml:space="preserve"> to political candidates who call for protests against </w:delText>
        </w:r>
      </w:del>
      <w:del w:id="48" w:author="Inga Saikkonen" w:date="2025-03-07T13:53:00Z" w16du:dateUtc="2025-03-07T11:53:00Z">
        <w:r w:rsidR="314EDF8B" w:rsidRPr="249E21DD" w:rsidDel="0083723F">
          <w:rPr>
            <w:rFonts w:eastAsia="Times New Roman" w:cs="Times New Roman"/>
          </w:rPr>
          <w:delText>electoral outcomes they do not like</w:delText>
        </w:r>
      </w:del>
      <w:del w:id="49" w:author="Inga Saikkonen" w:date="2025-03-07T14:17:00Z" w16du:dateUtc="2025-03-07T12:17:00Z">
        <w:r w:rsidR="314EDF8B" w:rsidRPr="249E21DD" w:rsidDel="00EC7BBE">
          <w:rPr>
            <w:rFonts w:eastAsia="Times New Roman" w:cs="Times New Roman"/>
          </w:rPr>
          <w:delText>.</w:delText>
        </w:r>
        <w:r w:rsidR="00847EEF" w:rsidDel="00EC7BBE">
          <w:delText xml:space="preserve"> </w:delText>
        </w:r>
      </w:del>
      <w:ins w:id="50" w:author="Inga Saikkonen" w:date="2025-03-07T14:32:00Z" w16du:dateUtc="2025-03-07T12:32:00Z">
        <w:r w:rsidR="0062761B">
          <w:t xml:space="preserve">However, </w:t>
        </w:r>
      </w:ins>
      <w:del w:id="51" w:author="Inga Saikkonen" w:date="2025-03-07T14:32:00Z" w16du:dateUtc="2025-03-07T12:32:00Z">
        <w:r w:rsidR="001A5E86" w:rsidDel="0062761B">
          <w:delText>Indeed</w:delText>
        </w:r>
      </w:del>
      <w:r w:rsidR="001A5E86">
        <w:t xml:space="preserve"> only a few </w:t>
      </w:r>
      <w:r w:rsidR="00847EEF">
        <w:t xml:space="preserve">studies have examined </w:t>
      </w:r>
      <w:r w:rsidR="008E7BB5">
        <w:t xml:space="preserve">the extent of </w:t>
      </w:r>
      <w:ins w:id="52" w:author="Inga Saikkonen" w:date="2025-03-07T14:17:00Z" w16du:dateUtc="2025-03-07T12:17:00Z">
        <w:r w:rsidR="00EC7BBE">
          <w:lastRenderedPageBreak/>
          <w:t xml:space="preserve">electoral </w:t>
        </w:r>
      </w:ins>
      <w:r w:rsidR="00847EEF">
        <w:t xml:space="preserve">losers’ </w:t>
      </w:r>
      <w:ins w:id="53" w:author="Inga Saikkonen" w:date="2025-02-27T12:57:00Z" w16du:dateUtc="2025-02-27T10:57:00Z">
        <w:r w:rsidR="00FF47A5">
          <w:t>propensity to support political protest</w:t>
        </w:r>
      </w:ins>
      <w:ins w:id="54" w:author="Inga Saikkonen" w:date="2025-03-07T14:17:00Z" w16du:dateUtc="2025-03-07T12:17:00Z">
        <w:r w:rsidR="00EC7BBE">
          <w:t xml:space="preserve"> (Anderson et al. 2005)</w:t>
        </w:r>
      </w:ins>
      <w:ins w:id="55" w:author="Inga Saikkonen" w:date="2025-03-10T10:05:00Z" w16du:dateUtc="2025-03-10T08:05:00Z">
        <w:r w:rsidR="00433606">
          <w:t>. Moreover,</w:t>
        </w:r>
      </w:ins>
      <w:ins w:id="56" w:author="Inga Saikkonen" w:date="2025-03-07T14:32:00Z" w16du:dateUtc="2025-03-07T12:32:00Z">
        <w:r w:rsidR="0062761B">
          <w:t xml:space="preserve"> t</w:t>
        </w:r>
      </w:ins>
      <w:ins w:id="57" w:author="Inga Saikkonen" w:date="2025-02-27T12:57:00Z" w16du:dateUtc="2025-02-27T10:57:00Z">
        <w:r w:rsidR="00FF47A5">
          <w:t>hese studies have not studied propensity to</w:t>
        </w:r>
      </w:ins>
      <w:ins w:id="58" w:author="Inga Saikkonen" w:date="2025-02-27T12:58:00Z" w16du:dateUtc="2025-02-27T10:58:00Z">
        <w:r w:rsidR="00FF47A5">
          <w:t xml:space="preserve"> support anti-systemic protest</w:t>
        </w:r>
      </w:ins>
      <w:ins w:id="59" w:author="Inga Saikkonen" w:date="2025-03-07T14:17:00Z" w16du:dateUtc="2025-03-07T12:17:00Z">
        <w:r w:rsidR="00EC7BBE">
          <w:t xml:space="preserve"> as such</w:t>
        </w:r>
      </w:ins>
      <w:ins w:id="60" w:author="Inga Saikkonen" w:date="2025-02-27T12:58:00Z" w16du:dateUtc="2025-02-27T10:58:00Z">
        <w:r w:rsidR="00FF47A5">
          <w:t>.</w:t>
        </w:r>
      </w:ins>
      <w:ins w:id="61" w:author="Inga Saikkonen" w:date="2025-03-10T10:05:00Z" w16du:dateUtc="2025-03-10T08:05:00Z">
        <w:r w:rsidR="00433606">
          <w:t xml:space="preserve"> Yet the</w:t>
        </w:r>
      </w:ins>
      <w:ins w:id="62" w:author="Inga Saikkonen" w:date="2025-03-10T10:06:00Z" w16du:dateUtc="2025-03-10T08:06:00Z">
        <w:r w:rsidR="00433606">
          <w:t xml:space="preserve"> recent events in the US and Brazil have made it important to examine the propensity of citizens</w:t>
        </w:r>
      </w:ins>
      <w:ins w:id="63" w:author="Inga Saikkonen" w:date="2025-03-10T10:07:00Z" w16du:dateUtc="2025-03-10T08:07:00Z">
        <w:r w:rsidR="00433606">
          <w:t xml:space="preserve"> in democracies</w:t>
        </w:r>
      </w:ins>
      <w:ins w:id="64" w:author="Inga Saikkonen" w:date="2025-03-10T10:06:00Z" w16du:dateUtc="2025-03-10T08:06:00Z">
        <w:r w:rsidR="00433606">
          <w:t xml:space="preserve"> to support anti-systemic protests instigated by po</w:t>
        </w:r>
      </w:ins>
      <w:ins w:id="65" w:author="Inga Saikkonen" w:date="2025-03-10T10:07:00Z" w16du:dateUtc="2025-03-10T08:07:00Z">
        <w:r w:rsidR="00433606">
          <w:t>liticians.</w:t>
        </w:r>
      </w:ins>
      <w:ins w:id="66" w:author="Inga Saikkonen" w:date="2025-02-27T12:58:00Z" w16du:dateUtc="2025-02-27T10:58:00Z">
        <w:r w:rsidR="00FF47A5">
          <w:t xml:space="preserve"> </w:t>
        </w:r>
      </w:ins>
      <w:del w:id="67" w:author="Inga Saikkonen" w:date="2025-02-27T12:57:00Z" w16du:dateUtc="2025-02-27T10:57:00Z">
        <w:r w:rsidR="00574433" w:rsidDel="00FF47A5">
          <w:delText>“</w:delText>
        </w:r>
        <w:r w:rsidR="00847EEF" w:rsidDel="00FF47A5">
          <w:delText>system support</w:delText>
        </w:r>
        <w:r w:rsidR="00574433" w:rsidDel="00FF47A5">
          <w:delText>”</w:delText>
        </w:r>
      </w:del>
      <w:del w:id="68" w:author="Inga Saikkonen" w:date="2025-02-27T12:58:00Z" w16du:dateUtc="2025-02-27T10:58:00Z">
        <w:r w:rsidR="007922AB" w:rsidDel="00FF47A5">
          <w:delText xml:space="preserve"> </w:delText>
        </w:r>
        <w:r w:rsidR="00817F2F" w:rsidDel="00FF47A5">
          <w:delText xml:space="preserve">(that is, their </w:delText>
        </w:r>
        <w:r w:rsidR="00D352A8" w:rsidDel="00FF47A5">
          <w:delText>commitment to</w:delText>
        </w:r>
        <w:r w:rsidR="00817F2F" w:rsidDel="00FF47A5">
          <w:delText xml:space="preserve"> the democratic regime itself)</w:delText>
        </w:r>
        <w:r w:rsidR="00450E04" w:rsidDel="00FF47A5">
          <w:delText xml:space="preserve">, </w:delText>
        </w:r>
        <w:r w:rsidR="00CB7DDF" w:rsidDel="00FF47A5">
          <w:delText>and</w:delText>
        </w:r>
        <w:r w:rsidR="00450E04" w:rsidDel="00FF47A5">
          <w:delText xml:space="preserve"> </w:delText>
        </w:r>
        <w:r w:rsidR="00847EEF" w:rsidDel="00FF47A5">
          <w:delText>the</w:delText>
        </w:r>
        <w:r w:rsidR="00450E04" w:rsidDel="00FF47A5">
          <w:delText>ir</w:delText>
        </w:r>
        <w:r w:rsidR="00847EEF" w:rsidDel="00FF47A5">
          <w:delText xml:space="preserve"> empirical findings are not conclusive </w:delText>
        </w:r>
        <w:r w:rsidR="00520734" w:rsidDel="00FF47A5">
          <w:fldChar w:fldCharType="begin"/>
        </w:r>
        <w:r w:rsidR="00520734" w:rsidDel="00FF47A5">
          <w:delInstrText xml:space="preserve"> ADDIN ZOTERO_ITEM CSL_CITATION {"citationID":"bymM63te","properties":{"formattedCitation":"(Esaiasson 2011; Anderson 2005)","plainCitation":"(Esaiasson 2011; Anderson 2005)","noteIndex":0},"citationItems":[{"id":13,"uris":["http://zotero.org/users/local/tCw1O05N/items/ZLQRKQHK"],"itemData":{"id":13,"type":"article-journal","container-title":"Electoral Studies","DOI":"10.1016/j.electstud.2010.09.009","ISSN":"02613794","issue":"1","journalAbbreviation":"Electoral Studies","language":"en","page":"102-113","source":"DOI.org (Crossref)","title":"Electoral losers revisited – How citizens react to defeat at the ballot box","volume":"30","author":[{"family":"Esaiasson","given":"Peter"}],"issued":{"date-parts":[["2011",3]]}}},{"id":11,"uris":["http://zotero.org/users/local/tCw1O05N/items/RFDVV74J"],"itemData":{"id":11,"type":"book","abstract":"\"Based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consent","editor":[{"family":"Anderson","given":"Christopher"}],"issued":{"date-parts":[["2005"]]}}}],"schema":"https://github.com/citation-style-language/schema/raw/master/csl-citation.json"} </w:delInstrText>
        </w:r>
        <w:r w:rsidR="00520734" w:rsidDel="00FF47A5">
          <w:fldChar w:fldCharType="separate"/>
        </w:r>
        <w:r w:rsidR="00520734" w:rsidRPr="00520734" w:rsidDel="00FF47A5">
          <w:rPr>
            <w:rFonts w:cs="Times New Roman"/>
          </w:rPr>
          <w:delText>(Esaiasson 2011; Anderson 2005)</w:delText>
        </w:r>
        <w:r w:rsidR="00520734" w:rsidDel="00FF47A5">
          <w:fldChar w:fldCharType="end"/>
        </w:r>
        <w:r w:rsidR="00847EEF" w:rsidDel="00FF47A5">
          <w:delText xml:space="preserve">. </w:delText>
        </w:r>
        <w:r w:rsidR="607FF5EB" w:rsidDel="00FF47A5">
          <w:delText>T</w:delText>
        </w:r>
        <w:r w:rsidR="1D1626D5" w:rsidDel="00FF47A5">
          <w:delText xml:space="preserve">hese studies have </w:delText>
        </w:r>
        <w:r w:rsidR="38E170E2" w:rsidDel="00FF47A5">
          <w:delText>mostly relied standard comparative survey questions</w:delText>
        </w:r>
        <w:r w:rsidR="1987C524" w:rsidDel="00FF47A5">
          <w:delText xml:space="preserve"> on democratic support</w:delText>
        </w:r>
        <w:r w:rsidR="38E170E2" w:rsidDel="00FF47A5">
          <w:delText xml:space="preserve"> that may not accurately capture citiz</w:delText>
        </w:r>
        <w:r w:rsidR="08A48A6E" w:rsidDel="00FF47A5">
          <w:delText xml:space="preserve">ens’ support for </w:delText>
        </w:r>
        <w:r w:rsidR="0C1DA824" w:rsidDel="00FF47A5">
          <w:delText>core democratic norms, such as</w:delText>
        </w:r>
        <w:r w:rsidR="42E38D99" w:rsidDel="00FF47A5">
          <w:delText xml:space="preserve"> the legitimacy of electoral outcomes</w:delText>
        </w:r>
        <w:r w:rsidR="0C1DA824" w:rsidDel="00FF47A5">
          <w:delText xml:space="preserve"> (</w:delText>
        </w:r>
        <w:r w:rsidR="25B80863" w:rsidDel="00FF47A5">
          <w:delText xml:space="preserve">for a related critique, </w:delText>
        </w:r>
        <w:r w:rsidR="0C1DA824" w:rsidDel="00FF47A5">
          <w:delText>see Graham and Svolik 2020; Claassen et al. 2024).</w:delText>
        </w:r>
      </w:del>
    </w:p>
    <w:p w14:paraId="37EC17AB" w14:textId="3B6C11E1" w:rsidR="3B89E195" w:rsidRDefault="6BC067DF" w:rsidP="14370F59">
      <w:pPr>
        <w:ind w:left="-20" w:right="-20"/>
        <w:rPr>
          <w:rFonts w:eastAsia="Times New Roman" w:cs="Times New Roman"/>
        </w:rPr>
      </w:pPr>
      <w:r w:rsidRPr="249E21DD">
        <w:rPr>
          <w:rFonts w:eastAsia="Times New Roman" w:cs="Times New Roman"/>
        </w:rPr>
        <w:t>We contribute evidence on “losers’ consent” with novel experimental evidence</w:t>
      </w:r>
      <w:r w:rsidR="543F7800" w:rsidRPr="249E21DD">
        <w:rPr>
          <w:rFonts w:eastAsia="Times New Roman" w:cs="Times New Roman"/>
        </w:rPr>
        <w:t xml:space="preserve"> by </w:t>
      </w:r>
      <w:proofErr w:type="gramStart"/>
      <w:r w:rsidR="543F7800" w:rsidRPr="249E21DD">
        <w:rPr>
          <w:rFonts w:eastAsia="Times New Roman" w:cs="Times New Roman"/>
        </w:rPr>
        <w:t xml:space="preserve">examining </w:t>
      </w:r>
      <w:r w:rsidR="3B89E195" w:rsidRPr="14370F59">
        <w:rPr>
          <w:rFonts w:eastAsia="Times New Roman" w:cs="Times New Roman"/>
        </w:rPr>
        <w:t xml:space="preserve"> </w:t>
      </w:r>
      <w:r w:rsidR="3B89E195" w:rsidRPr="249E21DD">
        <w:rPr>
          <w:rFonts w:eastAsia="Times New Roman" w:cs="Times New Roman"/>
        </w:rPr>
        <w:t>citizen</w:t>
      </w:r>
      <w:r w:rsidR="093061DA" w:rsidRPr="249E21DD">
        <w:rPr>
          <w:rFonts w:eastAsia="Times New Roman" w:cs="Times New Roman"/>
        </w:rPr>
        <w:t>s</w:t>
      </w:r>
      <w:proofErr w:type="gramEnd"/>
      <w:r w:rsidR="093061DA" w:rsidRPr="249E21DD">
        <w:rPr>
          <w:rFonts w:eastAsia="Times New Roman" w:cs="Times New Roman"/>
        </w:rPr>
        <w:t>’</w:t>
      </w:r>
      <w:r w:rsidR="00E630EC">
        <w:rPr>
          <w:rFonts w:eastAsia="Times New Roman" w:cs="Times New Roman"/>
        </w:rPr>
        <w:t xml:space="preserve"> </w:t>
      </w:r>
      <w:r w:rsidR="3B89E195" w:rsidRPr="14370F59">
        <w:rPr>
          <w:rFonts w:eastAsia="Times New Roman" w:cs="Times New Roman"/>
        </w:rPr>
        <w:t xml:space="preserve">reactions to </w:t>
      </w:r>
      <w:ins w:id="69" w:author="Inga Saikkonen" w:date="2025-03-10T10:07:00Z" w16du:dateUtc="2025-03-10T08:07:00Z">
        <w:r w:rsidR="00AB109D">
          <w:rPr>
            <w:rFonts w:eastAsia="Times New Roman" w:cs="Times New Roman"/>
          </w:rPr>
          <w:t xml:space="preserve">hypothetical </w:t>
        </w:r>
      </w:ins>
      <w:ins w:id="70" w:author="Inga Saikkonen" w:date="2025-03-07T13:21:00Z" w16du:dateUtc="2025-03-07T11:21:00Z">
        <w:r w:rsidR="005969AA">
          <w:rPr>
            <w:rFonts w:eastAsia="Times New Roman" w:cs="Times New Roman"/>
          </w:rPr>
          <w:t>politi</w:t>
        </w:r>
      </w:ins>
      <w:ins w:id="71" w:author="Inga Saikkonen" w:date="2025-03-07T13:22:00Z" w16du:dateUtc="2025-03-07T11:22:00Z">
        <w:r w:rsidR="005969AA">
          <w:rPr>
            <w:rFonts w:eastAsia="Times New Roman" w:cs="Times New Roman"/>
          </w:rPr>
          <w:t xml:space="preserve">cians proposing anti-systemic protests </w:t>
        </w:r>
      </w:ins>
      <w:del w:id="72" w:author="Inga Saikkonen" w:date="2025-03-07T13:21:00Z" w16du:dateUtc="2025-03-07T11:21:00Z">
        <w:r w:rsidR="3B89E195" w:rsidRPr="14370F59" w:rsidDel="005969AA">
          <w:rPr>
            <w:rFonts w:eastAsia="Times New Roman" w:cs="Times New Roman"/>
          </w:rPr>
          <w:delText>such anti-democratic candidates</w:delText>
        </w:r>
      </w:del>
      <w:r w:rsidR="3B89E195" w:rsidRPr="14370F59">
        <w:rPr>
          <w:rFonts w:eastAsia="Times New Roman" w:cs="Times New Roman"/>
        </w:rPr>
        <w:t xml:space="preserve"> in this paper. In democracies with well-functioning elections and absent fraud, such provocations by losing candidates that could be seen as anti-democratic and condemned by citizens wanting to uphold democratic norms. Building on the “losers’ consent” literature, we argue that citizens’ support for</w:t>
      </w:r>
      <w:ins w:id="73" w:author="Inga Saikkonen" w:date="2025-03-07T14:32:00Z" w16du:dateUtc="2025-03-07T12:32:00Z">
        <w:r w:rsidR="0062761B">
          <w:rPr>
            <w:rFonts w:eastAsia="Times New Roman" w:cs="Times New Roman"/>
          </w:rPr>
          <w:t xml:space="preserve"> politicians calling f</w:t>
        </w:r>
      </w:ins>
      <w:ins w:id="74" w:author="Inga Saikkonen" w:date="2025-03-07T14:33:00Z" w16du:dateUtc="2025-03-07T12:33:00Z">
        <w:r w:rsidR="0062761B">
          <w:rPr>
            <w:rFonts w:eastAsia="Times New Roman" w:cs="Times New Roman"/>
          </w:rPr>
          <w:t>or</w:t>
        </w:r>
      </w:ins>
      <w:r w:rsidR="3B89E195" w:rsidRPr="14370F59">
        <w:rPr>
          <w:rFonts w:eastAsia="Times New Roman" w:cs="Times New Roman"/>
        </w:rPr>
        <w:t xml:space="preserve"> anti-system mobilizations varies between electoral winners and losers. We hypothesize that “enraged” losers </w:t>
      </w:r>
      <w:r w:rsidR="00E73223" w:rsidRPr="14370F59">
        <w:rPr>
          <w:rFonts w:eastAsia="Times New Roman" w:cs="Times New Roman"/>
        </w:rPr>
        <w:t>(Bowler, Donovan, and Karp 2007)</w:t>
      </w:r>
      <w:r w:rsidR="00E73223">
        <w:rPr>
          <w:rFonts w:eastAsia="Times New Roman" w:cs="Times New Roman"/>
        </w:rPr>
        <w:t xml:space="preserve"> </w:t>
      </w:r>
      <w:r w:rsidR="3B89E195" w:rsidRPr="14370F59">
        <w:rPr>
          <w:rFonts w:eastAsia="Times New Roman" w:cs="Times New Roman"/>
        </w:rPr>
        <w:t xml:space="preserve">may also be more willing to support anti-systemic politicians, while electoral winners (who draw instrumental benefits from the system) should be unlikely to choose a </w:t>
      </w:r>
      <w:r w:rsidR="000757EC">
        <w:rPr>
          <w:rFonts w:eastAsia="Times New Roman" w:cs="Times New Roman"/>
        </w:rPr>
        <w:t>(</w:t>
      </w:r>
      <w:r w:rsidR="3B89E195" w:rsidRPr="14370F59">
        <w:rPr>
          <w:rFonts w:eastAsia="Times New Roman" w:cs="Times New Roman"/>
        </w:rPr>
        <w:t>hypothetical</w:t>
      </w:r>
      <w:r w:rsidR="000757EC">
        <w:rPr>
          <w:rFonts w:eastAsia="Times New Roman" w:cs="Times New Roman"/>
        </w:rPr>
        <w:t>)</w:t>
      </w:r>
      <w:r w:rsidR="3B89E195" w:rsidRPr="14370F59">
        <w:rPr>
          <w:rFonts w:eastAsia="Times New Roman" w:cs="Times New Roman"/>
        </w:rPr>
        <w:t xml:space="preserve"> </w:t>
      </w:r>
      <w:r w:rsidR="000757EC">
        <w:rPr>
          <w:rFonts w:eastAsia="Times New Roman" w:cs="Times New Roman"/>
        </w:rPr>
        <w:t xml:space="preserve">candidate </w:t>
      </w:r>
      <w:r w:rsidR="3B89E195" w:rsidRPr="14370F59">
        <w:rPr>
          <w:rFonts w:eastAsia="Times New Roman" w:cs="Times New Roman"/>
        </w:rPr>
        <w:t>supporting anti-systemic actions.</w:t>
      </w:r>
      <w:r w:rsidR="00BA539E">
        <w:rPr>
          <w:rFonts w:eastAsia="Times New Roman" w:cs="Times New Roman"/>
        </w:rPr>
        <w:t xml:space="preserve"> </w:t>
      </w:r>
      <w:r w:rsidR="00BA539E" w:rsidRPr="14370F59">
        <w:rPr>
          <w:rFonts w:eastAsia="Times New Roman" w:cs="Times New Roman"/>
        </w:rPr>
        <w:t xml:space="preserve">Lastly, we also expect these loser effects to be stronger in </w:t>
      </w:r>
      <w:ins w:id="75" w:author="Inga Saikkonen" w:date="2025-03-07T14:26:00Z" w16du:dateUtc="2025-03-07T12:26:00Z">
        <w:r w:rsidR="000038EF">
          <w:rPr>
            <w:rFonts w:eastAsia="Times New Roman" w:cs="Times New Roman"/>
          </w:rPr>
          <w:t xml:space="preserve">a </w:t>
        </w:r>
      </w:ins>
      <w:r w:rsidR="00BA539E" w:rsidRPr="14370F59">
        <w:rPr>
          <w:rFonts w:eastAsia="Times New Roman" w:cs="Times New Roman"/>
        </w:rPr>
        <w:t>Presidential system</w:t>
      </w:r>
      <w:ins w:id="76" w:author="Inga Saikkonen" w:date="2025-03-07T14:26:00Z" w16du:dateUtc="2025-03-07T12:26:00Z">
        <w:r w:rsidR="000038EF">
          <w:rPr>
            <w:rFonts w:eastAsia="Times New Roman" w:cs="Times New Roman"/>
          </w:rPr>
          <w:t xml:space="preserve"> (Chile</w:t>
        </w:r>
      </w:ins>
      <w:ins w:id="77" w:author="Inga Saikkonen" w:date="2025-03-07T14:27:00Z" w16du:dateUtc="2025-03-07T12:27:00Z">
        <w:r w:rsidR="000038EF">
          <w:rPr>
            <w:rFonts w:eastAsia="Times New Roman" w:cs="Times New Roman"/>
          </w:rPr>
          <w:t>)</w:t>
        </w:r>
      </w:ins>
      <w:del w:id="78" w:author="Inga Saikkonen" w:date="2025-03-07T14:26:00Z" w16du:dateUtc="2025-03-07T12:26:00Z">
        <w:r w:rsidR="00BA539E" w:rsidRPr="14370F59" w:rsidDel="000038EF">
          <w:rPr>
            <w:rFonts w:eastAsia="Times New Roman" w:cs="Times New Roman"/>
          </w:rPr>
          <w:delText>s</w:delText>
        </w:r>
      </w:del>
      <w:r w:rsidR="00BA539E" w:rsidRPr="14370F59">
        <w:rPr>
          <w:rFonts w:eastAsia="Times New Roman" w:cs="Times New Roman"/>
        </w:rPr>
        <w:t xml:space="preserve"> as opposed to </w:t>
      </w:r>
      <w:ins w:id="79" w:author="Inga Saikkonen" w:date="2025-03-07T14:27:00Z" w16du:dateUtc="2025-03-07T12:27:00Z">
        <w:r w:rsidR="000038EF">
          <w:rPr>
            <w:rFonts w:eastAsia="Times New Roman" w:cs="Times New Roman"/>
          </w:rPr>
          <w:t xml:space="preserve">a </w:t>
        </w:r>
      </w:ins>
      <w:r w:rsidR="00BA539E" w:rsidRPr="14370F59">
        <w:rPr>
          <w:rFonts w:eastAsia="Times New Roman" w:cs="Times New Roman"/>
        </w:rPr>
        <w:t>Parliamentary system</w:t>
      </w:r>
      <w:ins w:id="80" w:author="Inga Saikkonen" w:date="2025-03-07T14:27:00Z" w16du:dateUtc="2025-03-07T12:27:00Z">
        <w:r w:rsidR="000038EF">
          <w:rPr>
            <w:rFonts w:eastAsia="Times New Roman" w:cs="Times New Roman"/>
          </w:rPr>
          <w:t xml:space="preserve"> (Estonia) </w:t>
        </w:r>
      </w:ins>
      <w:del w:id="81" w:author="Inga Saikkonen" w:date="2025-03-07T14:27:00Z" w16du:dateUtc="2025-03-07T12:27:00Z">
        <w:r w:rsidR="00BA539E" w:rsidRPr="0062761B" w:rsidDel="000038EF">
          <w:rPr>
            <w:rFonts w:eastAsia="Times New Roman" w:cs="Times New Roman"/>
          </w:rPr>
          <w:delText>s</w:delText>
        </w:r>
      </w:del>
      <w:r w:rsidR="00BA539E" w:rsidRPr="0062761B">
        <w:rPr>
          <w:rFonts w:eastAsia="Times New Roman" w:cs="Times New Roman"/>
        </w:rPr>
        <w:t xml:space="preserve">, </w:t>
      </w:r>
      <w:ins w:id="82" w:author="Inga Saikkonen" w:date="2025-03-07T14:27:00Z" w16du:dateUtc="2025-03-07T12:27:00Z">
        <w:r w:rsidR="000038EF" w:rsidRPr="0062761B">
          <w:rPr>
            <w:rFonts w:eastAsia="Times New Roman" w:cs="Times New Roman"/>
            <w:rPrChange w:id="83" w:author="Inga Saikkonen" w:date="2025-03-07T14:30:00Z" w16du:dateUtc="2025-03-07T12:30:00Z">
              <w:rPr>
                <w:rFonts w:eastAsia="Times New Roman" w:cs="Times New Roman"/>
                <w:highlight w:val="yellow"/>
              </w:rPr>
            </w:rPrChange>
          </w:rPr>
          <w:t xml:space="preserve">since </w:t>
        </w:r>
      </w:ins>
      <w:del w:id="84" w:author="Inga Saikkonen" w:date="2025-03-07T14:27:00Z" w16du:dateUtc="2025-03-07T12:27:00Z">
        <w:r w:rsidR="00BA539E" w:rsidRPr="0062761B" w:rsidDel="000038EF">
          <w:rPr>
            <w:rFonts w:eastAsia="Times New Roman" w:cs="Times New Roman"/>
          </w:rPr>
          <w:delText xml:space="preserve">given that </w:delText>
        </w:r>
      </w:del>
      <w:ins w:id="85" w:author="Inga Saikkonen" w:date="2025-03-07T14:26:00Z" w16du:dateUtc="2025-03-07T12:26:00Z">
        <w:r w:rsidR="000038EF" w:rsidRPr="0062761B">
          <w:rPr>
            <w:rFonts w:eastAsia="Times New Roman" w:cs="Times New Roman"/>
            <w:rPrChange w:id="86" w:author="Inga Saikkonen" w:date="2025-03-07T14:30:00Z" w16du:dateUtc="2025-03-07T12:30:00Z">
              <w:rPr>
                <w:rFonts w:eastAsia="Times New Roman" w:cs="Times New Roman"/>
                <w:highlight w:val="yellow"/>
              </w:rPr>
            </w:rPrChange>
          </w:rPr>
          <w:t xml:space="preserve">political institutions </w:t>
        </w:r>
      </w:ins>
      <w:ins w:id="87" w:author="Inga Saikkonen" w:date="2025-03-07T14:27:00Z" w16du:dateUtc="2025-03-07T12:27:00Z">
        <w:r w:rsidR="000038EF" w:rsidRPr="0062761B">
          <w:rPr>
            <w:rFonts w:eastAsia="Times New Roman" w:cs="Times New Roman"/>
            <w:rPrChange w:id="88" w:author="Inga Saikkonen" w:date="2025-03-07T14:30:00Z" w16du:dateUtc="2025-03-07T12:30:00Z">
              <w:rPr>
                <w:rFonts w:eastAsia="Times New Roman" w:cs="Times New Roman"/>
                <w:highlight w:val="yellow"/>
              </w:rPr>
            </w:rPrChange>
          </w:rPr>
          <w:t>have been found to have an impor</w:t>
        </w:r>
      </w:ins>
      <w:ins w:id="89" w:author="Inga Saikkonen" w:date="2025-03-07T14:28:00Z" w16du:dateUtc="2025-03-07T12:28:00Z">
        <w:r w:rsidR="000038EF" w:rsidRPr="0062761B">
          <w:rPr>
            <w:rFonts w:eastAsia="Times New Roman" w:cs="Times New Roman"/>
            <w:rPrChange w:id="90" w:author="Inga Saikkonen" w:date="2025-03-07T14:30:00Z" w16du:dateUtc="2025-03-07T12:30:00Z">
              <w:rPr>
                <w:rFonts w:eastAsia="Times New Roman" w:cs="Times New Roman"/>
                <w:highlight w:val="yellow"/>
              </w:rPr>
            </w:rPrChange>
          </w:rPr>
          <w:t>tant effect on the legitimacy of the political system</w:t>
        </w:r>
      </w:ins>
      <w:ins w:id="91" w:author="Inga Saikkonen" w:date="2025-03-07T14:33:00Z" w16du:dateUtc="2025-03-07T12:33:00Z">
        <w:r w:rsidR="0062761B">
          <w:rPr>
            <w:rFonts w:eastAsia="Times New Roman" w:cs="Times New Roman"/>
          </w:rPr>
          <w:t xml:space="preserve"> among </w:t>
        </w:r>
      </w:ins>
      <w:ins w:id="92" w:author="Inga Saikkonen" w:date="2025-03-07T14:34:00Z" w16du:dateUtc="2025-03-07T12:34:00Z">
        <w:r w:rsidR="0062761B">
          <w:rPr>
            <w:rFonts w:eastAsia="Times New Roman" w:cs="Times New Roman"/>
          </w:rPr>
          <w:t>citizens</w:t>
        </w:r>
      </w:ins>
      <w:ins w:id="93" w:author="Inga Saikkonen" w:date="2025-03-07T14:28:00Z" w16du:dateUtc="2025-03-07T12:28:00Z">
        <w:r w:rsidR="000038EF" w:rsidRPr="0062761B">
          <w:rPr>
            <w:rFonts w:eastAsia="Times New Roman" w:cs="Times New Roman"/>
            <w:rPrChange w:id="94" w:author="Inga Saikkonen" w:date="2025-03-07T14:30:00Z" w16du:dateUtc="2025-03-07T12:30:00Z">
              <w:rPr>
                <w:rFonts w:eastAsia="Times New Roman" w:cs="Times New Roman"/>
                <w:highlight w:val="yellow"/>
              </w:rPr>
            </w:rPrChange>
          </w:rPr>
          <w:t xml:space="preserve"> </w:t>
        </w:r>
      </w:ins>
      <w:del w:id="95" w:author="Inga Saikkonen" w:date="2025-03-07T14:24:00Z" w16du:dateUtc="2025-03-07T12:24:00Z">
        <w:r w:rsidR="00BA539E" w:rsidRPr="0062761B" w:rsidDel="00EC7BBE">
          <w:rPr>
            <w:rFonts w:eastAsia="Times New Roman" w:cs="Times New Roman"/>
          </w:rPr>
          <w:delText>in majoritarian systems, electoral losers can have little input in the political system</w:delText>
        </w:r>
      </w:del>
      <w:r w:rsidR="06E1A996" w:rsidRPr="0062761B">
        <w:rPr>
          <w:rFonts w:eastAsia="Times New Roman" w:cs="Times New Roman"/>
        </w:rPr>
        <w:t xml:space="preserve"> </w:t>
      </w:r>
      <w:ins w:id="96" w:author="Inga Saikkonen" w:date="2025-03-07T14:28:00Z" w16du:dateUtc="2025-03-07T12:28:00Z">
        <w:r w:rsidR="000038EF" w:rsidRPr="0062761B">
          <w:rPr>
            <w:rFonts w:eastAsia="Times New Roman" w:cs="Times New Roman"/>
          </w:rPr>
          <w:t>(Anders</w:t>
        </w:r>
        <w:r w:rsidR="000038EF">
          <w:rPr>
            <w:rFonts w:eastAsia="Times New Roman" w:cs="Times New Roman"/>
          </w:rPr>
          <w:t xml:space="preserve">on and Guillory 1997; </w:t>
        </w:r>
      </w:ins>
      <w:del w:id="97" w:author="Inga Saikkonen" w:date="2025-03-07T14:28:00Z" w16du:dateUtc="2025-03-07T12:28:00Z">
        <w:r w:rsidR="06E1A996" w:rsidRPr="249E21DD" w:rsidDel="000038EF">
          <w:rPr>
            <w:rFonts w:eastAsia="Times New Roman" w:cs="Times New Roman"/>
          </w:rPr>
          <w:delText xml:space="preserve">(Lijphart 2012; </w:delText>
        </w:r>
      </w:del>
      <w:r w:rsidR="06E1A996" w:rsidRPr="249E21DD">
        <w:rPr>
          <w:rFonts w:eastAsia="Times New Roman" w:cs="Times New Roman"/>
        </w:rPr>
        <w:t>Anderson 2005)</w:t>
      </w:r>
      <w:r w:rsidR="00BA539E" w:rsidRPr="249E21DD">
        <w:rPr>
          <w:rFonts w:eastAsia="Times New Roman" w:cs="Times New Roman"/>
        </w:rPr>
        <w:t>.</w:t>
      </w:r>
    </w:p>
    <w:p w14:paraId="4F2020A3" w14:textId="488B0C8D" w:rsidR="089A81E9" w:rsidRDefault="089A81E9" w:rsidP="14370F59">
      <w:pPr>
        <w:ind w:left="-20" w:right="-20"/>
        <w:rPr>
          <w:rFonts w:eastAsia="Times New Roman" w:cs="Times New Roman"/>
        </w:rPr>
      </w:pPr>
      <w:r w:rsidRPr="14370F59">
        <w:rPr>
          <w:rFonts w:eastAsia="Times New Roman" w:cs="Times New Roman"/>
        </w:rPr>
        <w:t>To test these hypotheses, we conducted conjoint experiments in two consolidated Third-wave democracies: Estonia and Chile. We explored if hypothetical political candidates who support anti-systemic protests receive different levels of support from actual election winners and losers. We specifically selected Estonia and Chile</w:t>
      </w:r>
      <w:r w:rsidR="0199C7BA" w:rsidRPr="249E21DD">
        <w:rPr>
          <w:rFonts w:eastAsia="Times New Roman" w:cs="Times New Roman"/>
        </w:rPr>
        <w:t>,</w:t>
      </w:r>
      <w:r w:rsidR="5E9F0226" w:rsidRPr="249E21DD">
        <w:rPr>
          <w:rFonts w:eastAsia="Times New Roman" w:cs="Times New Roman"/>
        </w:rPr>
        <w:t xml:space="preserve"> two leading </w:t>
      </w:r>
      <w:ins w:id="98" w:author="Inga Saikkonen" w:date="2025-03-07T14:34:00Z" w16du:dateUtc="2025-03-07T12:34:00Z">
        <w:r w:rsidR="0062761B">
          <w:rPr>
            <w:rFonts w:eastAsia="Times New Roman" w:cs="Times New Roman"/>
          </w:rPr>
          <w:t xml:space="preserve">new </w:t>
        </w:r>
      </w:ins>
      <w:r w:rsidR="5E9F0226" w:rsidRPr="249E21DD">
        <w:rPr>
          <w:rFonts w:eastAsia="Times New Roman" w:cs="Times New Roman"/>
        </w:rPr>
        <w:t>democracies in Central Eastern Europe and Latin America</w:t>
      </w:r>
      <w:r w:rsidR="6755CD23" w:rsidRPr="249E21DD">
        <w:rPr>
          <w:rFonts w:eastAsia="Times New Roman" w:cs="Times New Roman"/>
        </w:rPr>
        <w:t xml:space="preserve"> with comparable wealth and democratic stability</w:t>
      </w:r>
      <w:r w:rsidR="5E9F0226" w:rsidRPr="249E21DD">
        <w:rPr>
          <w:rFonts w:eastAsia="Times New Roman" w:cs="Times New Roman"/>
        </w:rPr>
        <w:t xml:space="preserve">, </w:t>
      </w:r>
      <w:r w:rsidR="69B26C6F" w:rsidRPr="249E21DD">
        <w:rPr>
          <w:rFonts w:eastAsia="Times New Roman" w:cs="Times New Roman"/>
        </w:rPr>
        <w:t>as previous literature has suggested that economically developed and stable democracies should be</w:t>
      </w:r>
      <w:r w:rsidRPr="14370F59">
        <w:rPr>
          <w:rFonts w:eastAsia="Times New Roman" w:cs="Times New Roman"/>
        </w:rPr>
        <w:t xml:space="preserve"> </w:t>
      </w:r>
      <w:r w:rsidR="00C321B3">
        <w:rPr>
          <w:rFonts w:eastAsia="Times New Roman" w:cs="Times New Roman"/>
        </w:rPr>
        <w:t>“</w:t>
      </w:r>
      <w:r w:rsidRPr="14370F59">
        <w:rPr>
          <w:rFonts w:eastAsia="Times New Roman" w:cs="Times New Roman"/>
        </w:rPr>
        <w:t>hard cases</w:t>
      </w:r>
      <w:r w:rsidR="00C321B3">
        <w:rPr>
          <w:rFonts w:eastAsia="Times New Roman" w:cs="Times New Roman"/>
        </w:rPr>
        <w:t>”</w:t>
      </w:r>
      <w:r w:rsidRPr="14370F59">
        <w:rPr>
          <w:rFonts w:eastAsia="Times New Roman" w:cs="Times New Roman"/>
        </w:rPr>
        <w:t xml:space="preserve"> for finding support for anti-democratic candidates</w:t>
      </w:r>
      <w:r w:rsidR="42239DB7" w:rsidRPr="249E21DD">
        <w:rPr>
          <w:rFonts w:eastAsia="Times New Roman" w:cs="Times New Roman"/>
        </w:rPr>
        <w:t xml:space="preserve"> (Anderson et al. 2005, Lago and Martinez I Coma 2017)</w:t>
      </w:r>
      <w:r w:rsidRPr="249E21DD">
        <w:rPr>
          <w:rFonts w:eastAsia="Times New Roman" w:cs="Times New Roman"/>
        </w:rPr>
        <w:t>.</w:t>
      </w:r>
      <w:r w:rsidRPr="14370F59">
        <w:rPr>
          <w:rFonts w:eastAsia="Times New Roman" w:cs="Times New Roman"/>
        </w:rPr>
        <w:t xml:space="preserve"> By focusing on these </w:t>
      </w:r>
      <w:r w:rsidR="00C321B3">
        <w:rPr>
          <w:rFonts w:eastAsia="Times New Roman" w:cs="Times New Roman"/>
        </w:rPr>
        <w:t>“</w:t>
      </w:r>
      <w:r w:rsidRPr="14370F59">
        <w:rPr>
          <w:rFonts w:eastAsia="Times New Roman" w:cs="Times New Roman"/>
        </w:rPr>
        <w:t>least likely</w:t>
      </w:r>
      <w:r w:rsidR="00C321B3">
        <w:rPr>
          <w:rFonts w:eastAsia="Times New Roman" w:cs="Times New Roman"/>
        </w:rPr>
        <w:t>”</w:t>
      </w:r>
      <w:r w:rsidRPr="14370F59">
        <w:rPr>
          <w:rFonts w:eastAsia="Times New Roman" w:cs="Times New Roman"/>
        </w:rPr>
        <w:t xml:space="preserve"> cases</w:t>
      </w:r>
      <w:ins w:id="99" w:author="Inga Saikkonen" w:date="2025-03-07T14:34:00Z" w16du:dateUtc="2025-03-07T12:34:00Z">
        <w:r w:rsidR="0062761B">
          <w:rPr>
            <w:rFonts w:eastAsia="Times New Roman" w:cs="Times New Roman"/>
          </w:rPr>
          <w:t xml:space="preserve"> among </w:t>
        </w:r>
      </w:ins>
      <w:ins w:id="100" w:author="Inga Saikkonen" w:date="2025-03-07T14:35:00Z" w16du:dateUtc="2025-03-07T12:35:00Z">
        <w:r w:rsidR="0062761B">
          <w:rPr>
            <w:rFonts w:eastAsia="Times New Roman" w:cs="Times New Roman"/>
          </w:rPr>
          <w:t>new democracies</w:t>
        </w:r>
      </w:ins>
      <w:r w:rsidRPr="14370F59">
        <w:rPr>
          <w:rFonts w:eastAsia="Times New Roman" w:cs="Times New Roman"/>
        </w:rPr>
        <w:t xml:space="preserve">, our aim was to study the </w:t>
      </w:r>
      <w:r w:rsidR="00E630EC">
        <w:rPr>
          <w:rFonts w:eastAsia="Times New Roman" w:cs="Times New Roman"/>
        </w:rPr>
        <w:t xml:space="preserve">effect </w:t>
      </w:r>
      <w:proofErr w:type="gramStart"/>
      <w:r w:rsidR="00E630EC">
        <w:rPr>
          <w:rFonts w:eastAsia="Times New Roman" w:cs="Times New Roman"/>
        </w:rPr>
        <w:t xml:space="preserve">of </w:t>
      </w:r>
      <w:r w:rsidRPr="14370F59">
        <w:rPr>
          <w:rFonts w:eastAsia="Times New Roman" w:cs="Times New Roman"/>
        </w:rPr>
        <w:t xml:space="preserve"> actual</w:t>
      </w:r>
      <w:proofErr w:type="gramEnd"/>
      <w:r w:rsidRPr="14370F59">
        <w:rPr>
          <w:rFonts w:eastAsia="Times New Roman" w:cs="Times New Roman"/>
        </w:rPr>
        <w:t xml:space="preserve"> electoral statuses (e.g., </w:t>
      </w:r>
      <w:r w:rsidR="00C321B3">
        <w:rPr>
          <w:rFonts w:eastAsia="Times New Roman" w:cs="Times New Roman"/>
        </w:rPr>
        <w:t>“</w:t>
      </w:r>
      <w:r w:rsidRPr="14370F59">
        <w:rPr>
          <w:rFonts w:eastAsia="Times New Roman" w:cs="Times New Roman"/>
        </w:rPr>
        <w:t>winners</w:t>
      </w:r>
      <w:r w:rsidR="00C321B3">
        <w:rPr>
          <w:rFonts w:eastAsia="Times New Roman" w:cs="Times New Roman"/>
        </w:rPr>
        <w:t>”</w:t>
      </w:r>
      <w:r w:rsidRPr="14370F59">
        <w:rPr>
          <w:rFonts w:eastAsia="Times New Roman" w:cs="Times New Roman"/>
        </w:rPr>
        <w:t xml:space="preserve"> and </w:t>
      </w:r>
      <w:r w:rsidR="00C321B3">
        <w:rPr>
          <w:rFonts w:eastAsia="Times New Roman" w:cs="Times New Roman"/>
        </w:rPr>
        <w:t>“</w:t>
      </w:r>
      <w:r w:rsidRPr="14370F59">
        <w:rPr>
          <w:rFonts w:eastAsia="Times New Roman" w:cs="Times New Roman"/>
        </w:rPr>
        <w:t>losers</w:t>
      </w:r>
      <w:r w:rsidR="00C321B3">
        <w:rPr>
          <w:rFonts w:eastAsia="Times New Roman" w:cs="Times New Roman"/>
        </w:rPr>
        <w:t>”</w:t>
      </w:r>
      <w:r w:rsidRPr="14370F59">
        <w:rPr>
          <w:rFonts w:eastAsia="Times New Roman" w:cs="Times New Roman"/>
        </w:rPr>
        <w:t xml:space="preserve">) and their </w:t>
      </w:r>
      <w:r w:rsidRPr="14370F59">
        <w:rPr>
          <w:rFonts w:eastAsia="Times New Roman" w:cs="Times New Roman"/>
        </w:rPr>
        <w:lastRenderedPageBreak/>
        <w:t>backing of (hypothetical) anti-</w:t>
      </w:r>
      <w:ins w:id="101" w:author="Inga Saikkonen" w:date="2025-02-27T12:59:00Z" w16du:dateUtc="2025-02-27T10:59:00Z">
        <w:r w:rsidR="00FF47A5">
          <w:rPr>
            <w:rFonts w:eastAsia="Times New Roman" w:cs="Times New Roman"/>
          </w:rPr>
          <w:t>systemic</w:t>
        </w:r>
      </w:ins>
      <w:del w:id="102" w:author="Inga Saikkonen" w:date="2025-02-27T12:59:00Z" w16du:dateUtc="2025-02-27T10:59:00Z">
        <w:r w:rsidRPr="14370F59" w:rsidDel="00FF47A5">
          <w:rPr>
            <w:rFonts w:eastAsia="Times New Roman" w:cs="Times New Roman"/>
          </w:rPr>
          <w:delText>democratic</w:delText>
        </w:r>
      </w:del>
      <w:r w:rsidRPr="14370F59">
        <w:rPr>
          <w:rFonts w:eastAsia="Times New Roman" w:cs="Times New Roman"/>
        </w:rPr>
        <w:t xml:space="preserve"> candidates within heterogeneous institutional contexts. </w:t>
      </w:r>
    </w:p>
    <w:p w14:paraId="12A55D5A" w14:textId="498807D7" w:rsidR="089A81E9" w:rsidRDefault="089A81E9" w:rsidP="14370F59">
      <w:pPr>
        <w:ind w:left="-20" w:right="-20"/>
        <w:rPr>
          <w:rFonts w:eastAsia="Times New Roman" w:cs="Times New Roman"/>
        </w:rPr>
      </w:pPr>
      <w:r w:rsidRPr="14370F59">
        <w:rPr>
          <w:rFonts w:eastAsia="Times New Roman" w:cs="Times New Roman"/>
        </w:rPr>
        <w:t xml:space="preserve">We find that respondents identified as </w:t>
      </w:r>
      <w:r w:rsidR="00C321B3">
        <w:rPr>
          <w:rFonts w:eastAsia="Times New Roman" w:cs="Times New Roman"/>
        </w:rPr>
        <w:t>“</w:t>
      </w:r>
      <w:r w:rsidR="00E630EC">
        <w:rPr>
          <w:rFonts w:eastAsia="Times New Roman" w:cs="Times New Roman"/>
        </w:rPr>
        <w:t xml:space="preserve">electoral </w:t>
      </w:r>
      <w:r w:rsidRPr="14370F59">
        <w:rPr>
          <w:rFonts w:eastAsia="Times New Roman" w:cs="Times New Roman"/>
        </w:rPr>
        <w:t>losers</w:t>
      </w:r>
      <w:r w:rsidR="00C321B3">
        <w:rPr>
          <w:rFonts w:eastAsia="Times New Roman" w:cs="Times New Roman"/>
        </w:rPr>
        <w:t>”</w:t>
      </w:r>
      <w:r w:rsidRPr="14370F59">
        <w:rPr>
          <w:rFonts w:eastAsia="Times New Roman" w:cs="Times New Roman"/>
        </w:rPr>
        <w:t xml:space="preserve"> (those who voted for </w:t>
      </w:r>
      <w:r w:rsidR="002E184C">
        <w:rPr>
          <w:rFonts w:eastAsia="Times New Roman" w:cs="Times New Roman"/>
        </w:rPr>
        <w:t xml:space="preserve">an </w:t>
      </w:r>
      <w:r w:rsidR="002E184C" w:rsidRPr="002E184C">
        <w:rPr>
          <w:rFonts w:eastAsia="Times New Roman" w:cs="Times New Roman"/>
          <w:i/>
          <w:iCs/>
        </w:rPr>
        <w:t>actual</w:t>
      </w:r>
      <w:r w:rsidRPr="14370F59">
        <w:rPr>
          <w:rFonts w:eastAsia="Times New Roman" w:cs="Times New Roman"/>
        </w:rPr>
        <w:t xml:space="preserve"> candidate that did not win the most recent election) are more inclined to support </w:t>
      </w:r>
      <w:r w:rsidR="009B4A92" w:rsidRPr="14370F59">
        <w:rPr>
          <w:rFonts w:eastAsia="Times New Roman" w:cs="Times New Roman"/>
        </w:rPr>
        <w:t>a</w:t>
      </w:r>
      <w:r w:rsidR="002E184C">
        <w:rPr>
          <w:rFonts w:eastAsia="Times New Roman" w:cs="Times New Roman"/>
        </w:rPr>
        <w:t xml:space="preserve"> </w:t>
      </w:r>
      <w:r w:rsidR="002E184C" w:rsidRPr="002E184C">
        <w:rPr>
          <w:rFonts w:eastAsia="Times New Roman" w:cs="Times New Roman"/>
          <w:i/>
          <w:iCs/>
        </w:rPr>
        <w:t>hypothetical</w:t>
      </w:r>
      <w:r w:rsidR="002E184C">
        <w:rPr>
          <w:rFonts w:eastAsia="Times New Roman" w:cs="Times New Roman"/>
        </w:rPr>
        <w:t xml:space="preserve"> </w:t>
      </w:r>
      <w:r w:rsidRPr="14370F59">
        <w:rPr>
          <w:rFonts w:eastAsia="Times New Roman" w:cs="Times New Roman"/>
        </w:rPr>
        <w:t xml:space="preserve">candidate who advocates for anti-systemic actions against the current government in Estonia, but not in Chile. We argue that this disconfirming finding in the Chilean case is driven by the legacy of the 2019-20 social protests against Sebastián </w:t>
      </w:r>
      <w:proofErr w:type="spellStart"/>
      <w:r w:rsidRPr="14370F59">
        <w:rPr>
          <w:rFonts w:eastAsia="Times New Roman" w:cs="Times New Roman"/>
        </w:rPr>
        <w:t>Piñera</w:t>
      </w:r>
      <w:r w:rsidR="00230B84">
        <w:rPr>
          <w:rFonts w:eastAsia="Times New Roman" w:cs="Times New Roman"/>
        </w:rPr>
        <w:t>’</w:t>
      </w:r>
      <w:r w:rsidRPr="14370F59">
        <w:rPr>
          <w:rFonts w:eastAsia="Times New Roman" w:cs="Times New Roman"/>
        </w:rPr>
        <w:t>s</w:t>
      </w:r>
      <w:proofErr w:type="spellEnd"/>
      <w:r w:rsidRPr="14370F59">
        <w:rPr>
          <w:rFonts w:eastAsia="Times New Roman" w:cs="Times New Roman"/>
        </w:rPr>
        <w:t xml:space="preserve"> Right-wing government (2018-2022), which made current electoral losers (right-wing voters) very skeptical against protest action more broadly.</w:t>
      </w:r>
    </w:p>
    <w:p w14:paraId="3DE81033" w14:textId="173756C5" w:rsidR="089A81E9" w:rsidRDefault="089A81E9" w:rsidP="14370F59">
      <w:pPr>
        <w:ind w:left="-20" w:right="-20"/>
        <w:rPr>
          <w:rFonts w:eastAsia="Times New Roman" w:cs="Times New Roman"/>
        </w:rPr>
      </w:pPr>
      <w:r w:rsidRPr="14370F59">
        <w:rPr>
          <w:rFonts w:eastAsia="Times New Roman" w:cs="Times New Roman"/>
        </w:rPr>
        <w:t xml:space="preserve">Exploratory analysis also allows interesting conclusions about the mechanisms that drive loser effects in the Estonian case. Reflecting the recent literature on the anti-democratic attitudes of the Extreme Right in Europe, we show that the </w:t>
      </w:r>
      <w:r w:rsidR="00230B84">
        <w:rPr>
          <w:rFonts w:eastAsia="Times New Roman" w:cs="Times New Roman"/>
        </w:rPr>
        <w:t>“</w:t>
      </w:r>
      <w:r w:rsidRPr="14370F59">
        <w:rPr>
          <w:rFonts w:eastAsia="Times New Roman" w:cs="Times New Roman"/>
        </w:rPr>
        <w:t>losers</w:t>
      </w:r>
      <w:r w:rsidR="00230B84">
        <w:rPr>
          <w:rFonts w:eastAsia="Times New Roman" w:cs="Times New Roman"/>
        </w:rPr>
        <w:t>’</w:t>
      </w:r>
      <w:r w:rsidRPr="14370F59">
        <w:rPr>
          <w:rFonts w:eastAsia="Times New Roman" w:cs="Times New Roman"/>
        </w:rPr>
        <w:t xml:space="preserve"> effect</w:t>
      </w:r>
      <w:r w:rsidR="00230B84">
        <w:rPr>
          <w:rFonts w:eastAsia="Times New Roman" w:cs="Times New Roman"/>
        </w:rPr>
        <w:t>”</w:t>
      </w:r>
      <w:r w:rsidRPr="14370F59">
        <w:rPr>
          <w:rFonts w:eastAsia="Times New Roman" w:cs="Times New Roman"/>
        </w:rPr>
        <w:t xml:space="preserve"> is largely driven by the voters of the anti-migrant and anti-LGBT Extreme Right. Additionally, it seems that disengaged (non-voting) citizens display similar attitudes to electoral losers in Estonia. Respondents who did not report voting in the last Parliamentary elections favor candidates proposing destabilizing anti-government protests.</w:t>
      </w:r>
      <w:r w:rsidR="209357C3" w:rsidRPr="249E21DD">
        <w:rPr>
          <w:rFonts w:eastAsia="Times New Roman" w:cs="Times New Roman"/>
        </w:rPr>
        <w:t xml:space="preserve"> Therefore our results indicate a potential</w:t>
      </w:r>
      <w:ins w:id="103" w:author="Inga Saikkonen" w:date="2025-02-27T13:00:00Z" w16du:dateUtc="2025-02-27T11:00:00Z">
        <w:r w:rsidR="00FF47A5">
          <w:rPr>
            <w:rFonts w:eastAsia="Times New Roman" w:cs="Times New Roman"/>
          </w:rPr>
          <w:t xml:space="preserve"> </w:t>
        </w:r>
      </w:ins>
      <w:ins w:id="104" w:author="Inga Saikkonen" w:date="2025-02-27T13:01:00Z" w16du:dateUtc="2025-02-27T11:01:00Z">
        <w:r w:rsidR="00FF47A5">
          <w:rPr>
            <w:rFonts w:eastAsia="Times New Roman" w:cs="Times New Roman"/>
          </w:rPr>
          <w:t xml:space="preserve">for supporting anti-systemic </w:t>
        </w:r>
        <w:proofErr w:type="spellStart"/>
        <w:r w:rsidR="00FF47A5">
          <w:rPr>
            <w:rFonts w:eastAsia="Times New Roman" w:cs="Times New Roman"/>
          </w:rPr>
          <w:t>protest</w:t>
        </w:r>
      </w:ins>
      <w:del w:id="105" w:author="Inga Saikkonen" w:date="2025-02-27T13:00:00Z" w16du:dateUtc="2025-02-27T11:00:00Z">
        <w:r w:rsidR="209357C3" w:rsidRPr="249E21DD" w:rsidDel="00FF47A5">
          <w:rPr>
            <w:rFonts w:eastAsia="Times New Roman" w:cs="Times New Roman"/>
          </w:rPr>
          <w:delText xml:space="preserve"> </w:delText>
        </w:r>
      </w:del>
      <w:del w:id="106" w:author="Inga Saikkonen" w:date="2025-02-27T13:01:00Z" w16du:dateUtc="2025-02-27T11:01:00Z">
        <w:r w:rsidR="209357C3" w:rsidRPr="249E21DD" w:rsidDel="00FF47A5">
          <w:rPr>
            <w:rFonts w:eastAsia="Times New Roman" w:cs="Times New Roman"/>
          </w:rPr>
          <w:delText xml:space="preserve">lack of support for one of the most central democratic norms, the legitimacy of electoral results, </w:delText>
        </w:r>
      </w:del>
      <w:r w:rsidR="209357C3" w:rsidRPr="249E21DD">
        <w:rPr>
          <w:rFonts w:eastAsia="Times New Roman" w:cs="Times New Roman"/>
        </w:rPr>
        <w:t>even</w:t>
      </w:r>
      <w:proofErr w:type="spellEnd"/>
      <w:r w:rsidR="209357C3" w:rsidRPr="249E21DD">
        <w:rPr>
          <w:rFonts w:eastAsia="Times New Roman" w:cs="Times New Roman"/>
        </w:rPr>
        <w:t xml:space="preserve"> i</w:t>
      </w:r>
      <w:r w:rsidR="57800108" w:rsidRPr="249E21DD">
        <w:rPr>
          <w:rFonts w:eastAsia="Times New Roman" w:cs="Times New Roman"/>
        </w:rPr>
        <w:t xml:space="preserve">n </w:t>
      </w:r>
      <w:r w:rsidR="00E630EC">
        <w:rPr>
          <w:rFonts w:eastAsia="Times New Roman" w:cs="Times New Roman"/>
        </w:rPr>
        <w:t xml:space="preserve">a </w:t>
      </w:r>
      <w:r w:rsidR="57800108" w:rsidRPr="249E21DD">
        <w:rPr>
          <w:rFonts w:eastAsia="Times New Roman" w:cs="Times New Roman"/>
        </w:rPr>
        <w:t xml:space="preserve">wealthy, developed European democracy. However, these attitudes appear to be confined only to a </w:t>
      </w:r>
      <w:ins w:id="107" w:author="Inga Saikkonen" w:date="2025-03-07T14:36:00Z" w16du:dateUtc="2025-03-07T12:36:00Z">
        <w:r w:rsidR="006543DA">
          <w:rPr>
            <w:rFonts w:eastAsia="Times New Roman" w:cs="Times New Roman"/>
          </w:rPr>
          <w:t xml:space="preserve">specific </w:t>
        </w:r>
      </w:ins>
      <w:r w:rsidR="57800108" w:rsidRPr="249E21DD">
        <w:rPr>
          <w:rFonts w:eastAsia="Times New Roman" w:cs="Times New Roman"/>
        </w:rPr>
        <w:t xml:space="preserve">sub-group of </w:t>
      </w:r>
      <w:proofErr w:type="gramStart"/>
      <w:r w:rsidR="73E97D5B" w:rsidRPr="249E21DD">
        <w:rPr>
          <w:rFonts w:eastAsia="Times New Roman" w:cs="Times New Roman"/>
        </w:rPr>
        <w:t>voters</w:t>
      </w:r>
      <w:proofErr w:type="gramEnd"/>
      <w:ins w:id="108" w:author="Inga Saikkonen" w:date="2025-03-07T14:36:00Z" w16du:dateUtc="2025-03-07T12:36:00Z">
        <w:r w:rsidR="006543DA">
          <w:rPr>
            <w:rFonts w:eastAsia="Times New Roman" w:cs="Times New Roman"/>
          </w:rPr>
          <w:t xml:space="preserve"> Extreme Right voters</w:t>
        </w:r>
      </w:ins>
      <w:r w:rsidR="73E97D5B" w:rsidRPr="249E21DD">
        <w:rPr>
          <w:rFonts w:eastAsia="Times New Roman" w:cs="Times New Roman"/>
        </w:rPr>
        <w:t xml:space="preserve">. Our results therefore contribute to the growing literature that has examined the </w:t>
      </w:r>
      <w:r w:rsidR="6CF531B3" w:rsidRPr="249E21DD">
        <w:rPr>
          <w:rFonts w:eastAsia="Times New Roman" w:cs="Times New Roman"/>
        </w:rPr>
        <w:t>lack of support for core democratic values among the support of Extreme Right voters in Europe (</w:t>
      </w:r>
      <w:proofErr w:type="spellStart"/>
      <w:r w:rsidR="6CF531B3" w:rsidRPr="249E21DD">
        <w:rPr>
          <w:rFonts w:eastAsia="Times New Roman" w:cs="Times New Roman"/>
        </w:rPr>
        <w:t>Svolik</w:t>
      </w:r>
      <w:proofErr w:type="spellEnd"/>
      <w:r w:rsidR="6CF531B3" w:rsidRPr="249E21DD">
        <w:rPr>
          <w:rFonts w:eastAsia="Times New Roman" w:cs="Times New Roman"/>
        </w:rPr>
        <w:t xml:space="preserve"> et al., 2023, Brug et al. 2023).</w:t>
      </w:r>
    </w:p>
    <w:p w14:paraId="50540184" w14:textId="3723785D" w:rsidR="796959A0" w:rsidRDefault="00E630EC" w:rsidP="796959A0">
      <w:pPr>
        <w:ind w:left="-20" w:right="-20"/>
        <w:rPr>
          <w:rFonts w:eastAsia="Times New Roman" w:cs="Times New Roman"/>
          <w:color w:val="002060"/>
        </w:rPr>
      </w:pPr>
      <w:del w:id="109" w:author="Inga Saikkonen" w:date="2025-02-27T13:01:00Z" w16du:dateUtc="2025-02-27T11:01:00Z">
        <w:r w:rsidDel="00FF47A5">
          <w:rPr>
            <w:rFonts w:eastAsia="Times New Roman" w:cs="Times New Roman"/>
            <w:color w:val="002060"/>
          </w:rPr>
          <w:delText>[</w:delText>
        </w:r>
        <w:r w:rsidR="21DC42EF" w:rsidRPr="00E630EC" w:rsidDel="00FF47A5">
          <w:rPr>
            <w:rFonts w:eastAsia="Times New Roman" w:cs="Times New Roman"/>
          </w:rPr>
          <w:delText>Our paper proceeds as follows …</w:delText>
        </w:r>
        <w:r w:rsidRPr="00E630EC" w:rsidDel="00FF47A5">
          <w:rPr>
            <w:rFonts w:eastAsia="Times New Roman" w:cs="Times New Roman"/>
          </w:rPr>
          <w:delText>]</w:delText>
        </w:r>
      </w:del>
      <w:r w:rsidR="21DC42EF" w:rsidRPr="00E630EC">
        <w:rPr>
          <w:rFonts w:eastAsia="Times New Roman" w:cs="Times New Roman"/>
        </w:rPr>
        <w:t xml:space="preserve">  </w:t>
      </w:r>
      <w:r w:rsidR="21DC42EF" w:rsidRPr="1B3E2F11">
        <w:rPr>
          <w:rFonts w:eastAsia="Times New Roman" w:cs="Times New Roman"/>
          <w:color w:val="002060"/>
        </w:rPr>
        <w:t xml:space="preserve"> </w:t>
      </w:r>
    </w:p>
    <w:p w14:paraId="2C79187A" w14:textId="3B3C020C" w:rsidR="00FE7DC8" w:rsidRPr="0027495E" w:rsidRDefault="00FE7DC8" w:rsidP="0027495E">
      <w:pPr>
        <w:pStyle w:val="Heading1"/>
      </w:pPr>
      <w:r w:rsidRPr="0027495E">
        <w:t xml:space="preserve">Losers’ </w:t>
      </w:r>
      <w:r w:rsidR="00CB21AE" w:rsidRPr="006E1823">
        <w:t>C</w:t>
      </w:r>
      <w:r w:rsidRPr="0027495E">
        <w:t xml:space="preserve">onsent and </w:t>
      </w:r>
      <w:ins w:id="110" w:author="Inga Saikkonen" w:date="2025-03-07T15:41:00Z" w16du:dateUtc="2025-03-07T13:41:00Z">
        <w:r w:rsidR="00976783">
          <w:t xml:space="preserve">Anti-Systemic </w:t>
        </w:r>
      </w:ins>
      <w:ins w:id="111" w:author="Inga Saikkonen" w:date="2025-02-27T13:01:00Z" w16du:dateUtc="2025-02-27T11:01:00Z">
        <w:r w:rsidR="00FF47A5">
          <w:t>Politi</w:t>
        </w:r>
      </w:ins>
      <w:ins w:id="112" w:author="Inga Saikkonen" w:date="2025-02-27T13:02:00Z" w16du:dateUtc="2025-02-27T11:02:00Z">
        <w:r w:rsidR="00FF47A5">
          <w:t xml:space="preserve">cal Protest </w:t>
        </w:r>
      </w:ins>
      <w:del w:id="113" w:author="Inga Saikkonen" w:date="2025-02-27T13:01:00Z" w16du:dateUtc="2025-02-27T11:01:00Z">
        <w:r w:rsidR="00CB21AE" w:rsidRPr="006E1823" w:rsidDel="00FF47A5">
          <w:delText>D</w:delText>
        </w:r>
        <w:r w:rsidRPr="006E1823" w:rsidDel="00FF47A5">
          <w:delText xml:space="preserve">emocratic </w:delText>
        </w:r>
        <w:r w:rsidR="00CB21AE" w:rsidRPr="006E1823" w:rsidDel="00FF47A5">
          <w:delText>S</w:delText>
        </w:r>
        <w:r w:rsidRPr="0027495E" w:rsidDel="00FF47A5">
          <w:delText>tability</w:delText>
        </w:r>
      </w:del>
    </w:p>
    <w:p w14:paraId="0BACC2C5" w14:textId="2D76F31B" w:rsidR="00742F79" w:rsidRDefault="00742F79" w:rsidP="00742F79">
      <w:r>
        <w:t>According to Adam Przeworski’s famous dictum “[d]</w:t>
      </w:r>
      <w:proofErr w:type="spellStart"/>
      <w:r>
        <w:t>emocracy</w:t>
      </w:r>
      <w:proofErr w:type="spellEnd"/>
      <w:r>
        <w:t xml:space="preserve"> is a system in which parties lose elections</w:t>
      </w:r>
      <w:r w:rsidR="00B00F9B">
        <w:t>”</w:t>
      </w:r>
      <w:r w:rsidR="00946E0E">
        <w:t xml:space="preserve"> </w:t>
      </w:r>
      <w:r w:rsidR="00946E0E">
        <w:fldChar w:fldCharType="begin"/>
      </w:r>
      <w:r w:rsidR="00946E0E">
        <w:instrText xml:space="preserve"> ADDIN ZOTERO_ITEM CSL_CITATION {"citationID":"EuDMfA9R","properties":{"formattedCitation":"(Przeworski 1991, 10)","plainCitation":"(Przeworski 1991, 10)","noteIndex":0},"citationItems":[{"id":20,"uris":["http://zotero.org/users/local/tCw1O05N/items/NEFTPH48"],"itemData":{"id":20,"type":"book","abstract":"\"The quest for freedom from hunger and repression has triggered in recent years a worldwide movement toward political democracy and economic rationality. Never have so many people experimented with democratic institutions. At the same time, traditional strategies of economic development have collapsed in Eastern Europe and Latin America and entire economic systems are being transformed on both continents.\"--Back cover","event-place":"Cambridge","ISBN":"978-1-139-17249-3","language":"eng","note":"OCLC: 818873389","publisher":"Cambridge University Press","publisher-place":"Cambridge","source":"Open WorldCat","title":"Democracy and the market: political and economic reforms in Eastern Europe and Latin America","title-short":"Democracy and the market","author":[{"family":"Przeworski","given":"Adam"}],"issued":{"date-parts":[["1991"]]}},"locator":"10","label":"page"}],"schema":"https://github.com/citation-style-language/schema/raw/master/csl-citation.json"} </w:instrText>
      </w:r>
      <w:r w:rsidR="00946E0E">
        <w:fldChar w:fldCharType="separate"/>
      </w:r>
      <w:r w:rsidR="00946E0E" w:rsidRPr="00946E0E">
        <w:rPr>
          <w:rFonts w:cs="Times New Roman"/>
        </w:rPr>
        <w:t>(Przeworski 1991, 10)</w:t>
      </w:r>
      <w:r w:rsidR="00946E0E">
        <w:fldChar w:fldCharType="end"/>
      </w:r>
      <w:r>
        <w:t xml:space="preserve">. Modern representative elections thus always generate both electoral winners and losers. Electoral winners’ commitment to electoral outcomes is understandable–they gain instrumental benefits from their interests being represented by the winning government. However, </w:t>
      </w:r>
      <w:r w:rsidR="001B1142">
        <w:t>“</w:t>
      </w:r>
      <w:r>
        <w:t>losers’ consent</w:t>
      </w:r>
      <w:r w:rsidR="001B1142">
        <w:t>”</w:t>
      </w:r>
      <w:r>
        <w:t xml:space="preserve"> (Nadeau and Blais 1993</w:t>
      </w:r>
      <w:r w:rsidR="00946E0E">
        <w:t>,</w:t>
      </w:r>
      <w:r>
        <w:t xml:space="preserve"> 533) to both the electoral results </w:t>
      </w:r>
      <w:r w:rsidRPr="00512AC1">
        <w:rPr>
          <w:i/>
        </w:rPr>
        <w:t>and</w:t>
      </w:r>
      <w:r>
        <w:t xml:space="preserve"> the</w:t>
      </w:r>
      <w:r w:rsidR="00512AC1">
        <w:t xml:space="preserve"> political</w:t>
      </w:r>
      <w:r>
        <w:t xml:space="preserve"> system that </w:t>
      </w:r>
      <w:r w:rsidR="0027366A">
        <w:t xml:space="preserve">might have </w:t>
      </w:r>
      <w:r>
        <w:t xml:space="preserve">produced </w:t>
      </w:r>
      <w:r w:rsidR="00512AC1">
        <w:t>potentially</w:t>
      </w:r>
      <w:r>
        <w:t xml:space="preserve"> undesirable </w:t>
      </w:r>
      <w:r>
        <w:lastRenderedPageBreak/>
        <w:t>outcome</w:t>
      </w:r>
      <w:r w:rsidR="00512AC1">
        <w:t>s</w:t>
      </w:r>
      <w:r>
        <w:t xml:space="preserve"> is much less obvious </w:t>
      </w:r>
      <w:r w:rsidR="00946E0E">
        <w:fldChar w:fldCharType="begin"/>
      </w:r>
      <w:r w:rsidR="00946E0E">
        <w:instrText xml:space="preserve"> ADDIN ZOTERO_ITEM CSL_CITATION {"citationID":"rHlgtW0U","properties":{"formattedCitation":"(Przeworski 1991, 14)","plainCitation":"(Przeworski 1991, 14)","noteIndex":0},"citationItems":[{"id":20,"uris":["http://zotero.org/users/local/tCw1O05N/items/NEFTPH48"],"itemData":{"id":20,"type":"book","abstract":"\"The quest for freedom from hunger and repression has triggered in recent years a worldwide movement toward political democracy and economic rationality. Never have so many people experimented with democratic institutions. At the same time, traditional strategies of economic development have collapsed in Eastern Europe and Latin America and entire economic systems are being transformed on both continents.\"--Back cover","event-place":"Cambridge","ISBN":"978-1-139-17249-3","language":"eng","note":"OCLC: 818873389","publisher":"Cambridge University Press","publisher-place":"Cambridge","source":"Open WorldCat","title":"Democracy and the market: political and economic reforms in Eastern Europe and Latin America","title-short":"Democracy and the market","author":[{"family":"Przeworski","given":"Adam"}],"issued":{"date-parts":[["1991"]]}},"locator":"14","label":"page"}],"schema":"https://github.com/citation-style-language/schema/raw/master/csl-citation.json"} </w:instrText>
      </w:r>
      <w:r w:rsidR="00946E0E">
        <w:fldChar w:fldCharType="separate"/>
      </w:r>
      <w:r w:rsidR="00946E0E" w:rsidRPr="00946E0E">
        <w:rPr>
          <w:rFonts w:cs="Times New Roman"/>
        </w:rPr>
        <w:t>(Przeworski 1991, 14)</w:t>
      </w:r>
      <w:r w:rsidR="00946E0E">
        <w:fldChar w:fldCharType="end"/>
      </w:r>
      <w:r>
        <w:t xml:space="preserve">. Yet, it is a crucial precondition for democracy’s stability and survival. </w:t>
      </w:r>
    </w:p>
    <w:p w14:paraId="531BA8E8" w14:textId="168F1F5D" w:rsidR="00697FD1" w:rsidDel="002C0DBB" w:rsidRDefault="00742F79" w:rsidP="00742F79">
      <w:pPr>
        <w:rPr>
          <w:del w:id="114" w:author="Inga Saikkonen" w:date="2025-02-27T13:17:00Z" w16du:dateUtc="2025-02-27T11:17:00Z"/>
        </w:rPr>
      </w:pPr>
      <w:del w:id="115" w:author="Inga Saikkonen" w:date="2025-02-27T13:17:00Z" w16du:dateUtc="2025-02-27T11:17:00Z">
        <w:r w:rsidDel="002C0DBB">
          <w:delText xml:space="preserve">Electoral </w:delText>
        </w:r>
        <w:r w:rsidR="00F13496" w:rsidDel="002C0DBB">
          <w:delText xml:space="preserve">losers can react to an electoral loss </w:delText>
        </w:r>
        <w:r w:rsidR="00F13496" w:rsidRPr="00834F3D" w:rsidDel="002C0DBB">
          <w:delText>“</w:delText>
        </w:r>
        <w:r w:rsidR="00CB63CA" w:rsidRPr="00834F3D" w:rsidDel="002C0DBB">
          <w:delText>in three different</w:delText>
        </w:r>
        <w:r w:rsidRPr="00834F3D" w:rsidDel="002C0DBB">
          <w:delText xml:space="preserve"> </w:delText>
        </w:r>
        <w:r w:rsidR="00CB63CA" w:rsidRPr="00834F3D" w:rsidDel="002C0DBB">
          <w:delText>ways: they can abide by the results and accept defeat; they can challenge</w:delText>
        </w:r>
        <w:r w:rsidRPr="00834F3D" w:rsidDel="002C0DBB">
          <w:delText xml:space="preserve"> </w:delText>
        </w:r>
        <w:r w:rsidR="00CB63CA" w:rsidRPr="00834F3D" w:rsidDel="002C0DBB">
          <w:delText>the results but accept the rules of the game; or they can turn</w:delText>
        </w:r>
        <w:r w:rsidRPr="00834F3D" w:rsidDel="002C0DBB">
          <w:delText xml:space="preserve"> </w:delText>
        </w:r>
        <w:r w:rsidR="00CB63CA" w:rsidRPr="00834F3D" w:rsidDel="002C0DBB">
          <w:delText xml:space="preserve">against democracy” </w:delText>
        </w:r>
        <w:r w:rsidR="00946E0E" w:rsidDel="002C0DBB">
          <w:fldChar w:fldCharType="begin"/>
        </w:r>
        <w:r w:rsidR="00946E0E" w:rsidDel="002C0DBB">
          <w:delInstrText xml:space="preserve"> ADDIN ZOTERO_ITEM CSL_CITATION {"citationID":"0tijMad7","properties":{"formattedCitation":"(Lago and Martinez I Coma 2017, 413)","plainCitation":"(Lago and Martinez I Coma 2017, 413)","noteIndex":0},"citationItems":[{"id":21,"uris":["http://zotero.org/users/local/tCw1O05N/items/S2PLQDN6"],"itemData":{"id":21,"type":"article-journal","abstract":"The conditions under which losers are willing to challenge the results of elections remain an open question. Using data from the Electoral Integrity Project for 66 democratic and non-democratic countries in 2012 and 2013, we measure how parties or candidates react once votes have been cast and one of them is declared the winner. Do they accept or challenge the results? This measure allows us to examine the causal mechanisms that account for the self-enforcing nature of democracies. Our findings show that losers’ consent increases with free and fair elections and in more economically developed countries, while income inequality is not relevant. Additionally, the impact of free and fair elections is particularly important in more economically developed countries.","container-title":"Government and Opposition","DOI":"10.1017/gov.2015.31","ISSN":"0017-257X, 1477-7053","issue":"3","journalAbbreviation":"Gov. &amp; oppos.","language":"en","page":"412-436","source":"DOI.org (Crossref)","title":"Challenge or Consent? Understanding Losers’ Reactions in Mass Elections","title-short":"Challenge or Consent?","volume":"52","author":[{"family":"Lago","given":"Ignacio"},{"family":"Martinez I Coma","given":"Ferran"}],"issued":{"date-parts":[["2017",7]]}},"locator":"413","label":"page"}],"schema":"https://github.com/citation-style-language/schema/raw/master/csl-citation.json"} </w:delInstrText>
        </w:r>
        <w:r w:rsidR="00946E0E" w:rsidDel="002C0DBB">
          <w:fldChar w:fldCharType="separate"/>
        </w:r>
        <w:r w:rsidR="00946E0E" w:rsidRPr="00946E0E" w:rsidDel="002C0DBB">
          <w:rPr>
            <w:rFonts w:cs="Times New Roman"/>
          </w:rPr>
          <w:delText>(Lago and Martinez I Coma 2017, 413)</w:delText>
        </w:r>
        <w:r w:rsidR="00946E0E" w:rsidDel="002C0DBB">
          <w:fldChar w:fldCharType="end"/>
        </w:r>
        <w:r w:rsidR="00946E0E" w:rsidDel="002C0DBB">
          <w:delText>.</w:delText>
        </w:r>
        <w:r w:rsidR="00CB63CA" w:rsidRPr="00834F3D" w:rsidDel="002C0DBB">
          <w:delText xml:space="preserve"> </w:delText>
        </w:r>
        <w:r w:rsidR="00F13496" w:rsidRPr="00834F3D" w:rsidDel="002C0DBB">
          <w:delText>Un</w:delText>
        </w:r>
        <w:r w:rsidR="00F13496" w:rsidDel="002C0DBB">
          <w:delText>til now, the existing literature</w:delText>
        </w:r>
        <w:r w:rsidR="003B310E" w:rsidDel="002C0DBB">
          <w:delText xml:space="preserve"> on losers’ consent in established democracies</w:delText>
        </w:r>
        <w:r w:rsidR="00F13496" w:rsidDel="002C0DBB">
          <w:delText xml:space="preserve"> has rarely studied </w:delText>
        </w:r>
        <w:r w:rsidR="00F13496" w:rsidRPr="00B46395" w:rsidDel="002C0DBB">
          <w:rPr>
            <w:i/>
          </w:rPr>
          <w:delText>citizens’ reactions</w:delText>
        </w:r>
        <w:r w:rsidR="00F13496" w:rsidDel="002C0DBB">
          <w:delText xml:space="preserve"> to the third option: </w:delText>
        </w:r>
        <w:r w:rsidR="000E3DC9" w:rsidDel="002C0DBB">
          <w:delText>anti-systemic actions</w:delText>
        </w:r>
        <w:r w:rsidR="00834F3D" w:rsidDel="002C0DBB">
          <w:delText xml:space="preserve"> (that is, the extent of citizens’ </w:delText>
        </w:r>
        <w:r w:rsidR="00C01E74" w:rsidDel="002C0DBB">
          <w:delText>“</w:delText>
        </w:r>
        <w:r w:rsidR="007922AB" w:rsidDel="002C0DBB">
          <w:delText>system support</w:delText>
        </w:r>
        <w:r w:rsidR="00C01E74" w:rsidDel="002C0DBB">
          <w:delText>”</w:delText>
        </w:r>
        <w:r w:rsidR="00556889" w:rsidDel="002C0DBB">
          <w:delText xml:space="preserve"> (Easton 1965)</w:delText>
        </w:r>
        <w:r w:rsidR="007922AB" w:rsidDel="002C0DBB">
          <w:delText>)</w:delText>
        </w:r>
        <w:r w:rsidR="00F13496" w:rsidDel="002C0DBB">
          <w:delText xml:space="preserve">. </w:delText>
        </w:r>
        <w:r w:rsidR="00697FD1" w:rsidDel="002C0DBB">
          <w:delText>However, after</w:delText>
        </w:r>
        <w:r w:rsidR="00043C2D" w:rsidDel="002C0DBB">
          <w:delText xml:space="preserve"> the events on</w:delText>
        </w:r>
        <w:r w:rsidR="00697FD1" w:rsidDel="002C0DBB">
          <w:delText xml:space="preserve"> Jan</w:delText>
        </w:r>
        <w:r w:rsidR="00043C2D" w:rsidDel="002C0DBB">
          <w:delText>uary</w:delText>
        </w:r>
        <w:r w:rsidR="00697FD1" w:rsidDel="002C0DBB">
          <w:delText xml:space="preserve"> 6</w:delText>
        </w:r>
        <w:r w:rsidR="00ED3D0F" w:rsidDel="002C0DBB">
          <w:delText>th</w:delText>
        </w:r>
        <w:r w:rsidR="001B1142" w:rsidDel="002C0DBB">
          <w:delText>, 2021,</w:delText>
        </w:r>
        <w:r w:rsidR="00043C2D" w:rsidDel="002C0DBB">
          <w:delText xml:space="preserve"> in the </w:delText>
        </w:r>
        <w:r w:rsidR="00ED3D0F" w:rsidDel="002C0DBB">
          <w:delText>United States</w:delText>
        </w:r>
        <w:r w:rsidR="00043C2D" w:rsidDel="002C0DBB">
          <w:delText xml:space="preserve"> </w:delText>
        </w:r>
        <w:r w:rsidR="00697FD1" w:rsidDel="002C0DBB">
          <w:delText>we are inc</w:delText>
        </w:r>
        <w:r w:rsidR="00CB63CA" w:rsidDel="002C0DBB">
          <w:delText>reasingly</w:delText>
        </w:r>
        <w:r w:rsidR="00697FD1" w:rsidDel="002C0DBB">
          <w:delText xml:space="preserve"> having to ask whether we can take losers’ </w:delText>
        </w:r>
        <w:r w:rsidR="00154848" w:rsidDel="002C0DBB">
          <w:delText>“</w:delText>
        </w:r>
        <w:r w:rsidR="00697FD1" w:rsidDel="002C0DBB">
          <w:delText>system support</w:delText>
        </w:r>
        <w:r w:rsidR="00154848" w:rsidDel="002C0DBB">
          <w:delText>”</w:delText>
        </w:r>
        <w:r w:rsidR="00697FD1" w:rsidDel="002C0DBB">
          <w:delText xml:space="preserve"> for granted, even in established democracies. </w:delText>
        </w:r>
      </w:del>
    </w:p>
    <w:p w14:paraId="639920FA" w14:textId="0BDF0E7D" w:rsidR="002C0DBB" w:rsidRDefault="00043C2D" w:rsidP="008C61F3">
      <w:del w:id="116" w:author="Inga Saikkonen" w:date="2025-02-27T13:17:00Z" w16du:dateUtc="2025-02-27T11:17:00Z">
        <w:r w:rsidDel="002C0DBB">
          <w:delText>We study these questions in this paper</w:delText>
        </w:r>
        <w:r w:rsidR="00B97F5D" w:rsidDel="002C0DBB">
          <w:delText xml:space="preserve"> with new experimental evidence</w:delText>
        </w:r>
        <w:r w:rsidDel="002C0DBB">
          <w:delText xml:space="preserve">. First, building on previous literature, we examine whether electoral losers are more likely to support a politician proposing anti-systemic actions than the electoral winners. </w:delText>
        </w:r>
      </w:del>
      <w:r>
        <w:t xml:space="preserve">Previous literature has found clear evidence of significant discontent among the electoral losers </w:t>
      </w:r>
      <w:r w:rsidR="007922AB">
        <w:fldChar w:fldCharType="begin"/>
      </w:r>
      <w:r w:rsidR="007922AB">
        <w:instrText xml:space="preserve"> ADDIN ZOTERO_ITEM CSL_CITATION {"citationID":"9CuQonhg","properties":{"formattedCitation":"(Anderson 2005; Tilley and Hobolt 2023; Singh, Karako\\uc0\\u231{}, and Blais 2012)","plainCitation":"(Anderson 2005; Tilley and Hobolt 2023; Singh, Karakoç, and Blais 2012)","noteIndex":0},"citationItems":[{"id":11,"uris":["http://zotero.org/users/local/tCw1O05N/items/RFDVV74J"],"itemData":{"id":11,"type":"book","abstract":"\"Based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consent","editor":[{"family":"Anderson","given":"Christopher"}],"issued":{"date-parts":[["2005"]]}}},{"id":23,"uris":["http://zotero.org/users/local/tCw1O05N/items/EAKGRHMU"],"itemData":{"id":23,"type":"article-journal","container-title":"West European Politics","DOI":"10.1080/01402382.2023.2168945","ISSN":"0140-2382, 1743-9655","journalAbbreviation":"West European Politics","language":"en","page":"1-19","source":"DOI.org (Crossref)","title":"Losers’ consent and emotions in the aftermath of the Brexit referendum","author":[{"family":"Tilley","given":"James"},{"family":"Hobolt","given":"Sara B."}],"issued":{"date-parts":[["2023",2,6]]}}},{"id":22,"uris":["http://zotero.org/users/local/tCw1O05N/items/DICYLS86"],"itemData":{"id":22,"type":"article-journal","container-title":"Electoral Studies","DOI":"10.1016/j.electstud.2011.11.001","ISSN":"02613794","issue":"1","journalAbbreviation":"Electoral Studies","language":"en","page":"201-211","source":"DOI.org (Crossref)","title":"Differentiating winners: How elections affect satisfaction with democracy","title-short":"Differentiating winners","volume":"31","author":[{"family":"Singh","given":"Shane"},{"family":"Karakoç","given":"Ekrem"},{"family":"Blais","given":"André"}],"issued":{"date-parts":[["2012",3]]}}}],"schema":"https://github.com/citation-style-language/schema/raw/master/csl-citation.json"} </w:instrText>
      </w:r>
      <w:r w:rsidR="007922AB">
        <w:fldChar w:fldCharType="separate"/>
      </w:r>
      <w:r w:rsidR="007922AB" w:rsidRPr="17A8E8E2">
        <w:rPr>
          <w:rFonts w:cs="Times New Roman"/>
          <w:kern w:val="0"/>
        </w:rPr>
        <w:t xml:space="preserve">(Anderson </w:t>
      </w:r>
      <w:r w:rsidR="3C0E4C1F" w:rsidRPr="17A8E8E2">
        <w:rPr>
          <w:rFonts w:cs="Times New Roman"/>
          <w:kern w:val="0"/>
        </w:rPr>
        <w:t>et al.</w:t>
      </w:r>
      <w:r w:rsidR="007922AB" w:rsidRPr="17A8E8E2">
        <w:rPr>
          <w:rFonts w:cs="Times New Roman"/>
          <w:kern w:val="0"/>
        </w:rPr>
        <w:t xml:space="preserve"> 2005; Tilley and Hobolt 2023; Singh, Karakoç, and Blais 2012)</w:t>
      </w:r>
      <w:r w:rsidR="007922AB">
        <w:fldChar w:fldCharType="end"/>
      </w:r>
      <w:r w:rsidR="00D17525">
        <w:t xml:space="preserve">. </w:t>
      </w:r>
      <w:r w:rsidR="00CB63CA">
        <w:t xml:space="preserve">Several studies have also </w:t>
      </w:r>
      <w:r w:rsidR="003226EF">
        <w:t>found that losers’ anger</w:t>
      </w:r>
      <w:r w:rsidR="002F02EE">
        <w:t xml:space="preserve"> can</w:t>
      </w:r>
      <w:r w:rsidR="003226EF">
        <w:t xml:space="preserve"> translate into </w:t>
      </w:r>
      <w:r w:rsidR="00834F3D">
        <w:t xml:space="preserve">a </w:t>
      </w:r>
      <w:r w:rsidR="003226EF">
        <w:t xml:space="preserve">willingness to support </w:t>
      </w:r>
      <w:r w:rsidR="00386856">
        <w:t>changes to democrat</w:t>
      </w:r>
      <w:r w:rsidR="00834F3D">
        <w:t>i</w:t>
      </w:r>
      <w:r w:rsidR="00386856">
        <w:t xml:space="preserve">c institutions, such as electoral systems </w:t>
      </w:r>
      <w:r w:rsidR="007922AB">
        <w:fldChar w:fldCharType="begin"/>
      </w:r>
      <w:r w:rsidR="007922AB">
        <w:instrText xml:space="preserve"> ADDIN ZOTERO_ITEM CSL_CITATION {"citationID":"IsIwU6B7","properties":{"formattedCitation":"(Bowler, Donovan, and Karp 2007; Bowler and Donovan 2019)","plainCitation":"(Bowler, Donovan, and Karp 2007; Bowler and Donovan 2019)","noteIndex":0},"citationItems":[{"id":14,"uris":["http://zotero.org/users/local/tCw1O05N/items/4TWMSQYQ"],"itemData":{"id":14,"type":"article-journal","abstract":"Widespread approval of direct democracy has been attributed to politically engaged citizens who seek more opportunities to participate in politics. Others suggest that people prefer a limited role in politics, but cynicism with representation leads them to embrace direct democracy. The authors analyze opinion in sixteen affluent democracies to test these explanations. The authors find expectations of “more participation” were motivated by distrust of government and the belief that a citizen had a duty to keep a watch on government. Distrust, however, had an inverse relationship with approval of referendums in several nations. Support for referendums was greater among people who expect more opportunities to participate in public decisions and from people who were interested in politics, trusted government, and were satisfied with how democracy was working. Enthusiasm for direct democracy may reflect what people find lacking in representative democracy as much as it reflects interest in a more participatory version of democracy.","container-title":"Political Research Quarterly","DOI":"10.1177/1065912907304108","ISSN":"1065-9129, 1938-274X","issue":"3","journalAbbreviation":"Political Research Quarterly","language":"en","page":"351-362","source":"DOI.org (Crossref)","title":"Enraged or Engaged? Preferences for Direct Citizen Participation in Affluent Democracies","title-short":"Enraged or Engaged?","volume":"60","author":[{"family":"Bowler","given":"Shaun"},{"family":"Donovan","given":"Todd"},{"family":"Karp","given":"Jeffrey A."}],"issued":{"date-parts":[["2007",9]]}}},{"id":15,"uris":["http://zotero.org/users/local/tCw1O05N/items/V92C9TAA"],"itemData":{"id":15,"type":"article-journal","abstract":"We examine the gap between perceptions of seeing referendums as an important democratic principle, versus perceiving how referendums are used in practice. We term this the “referendum disappointment” gap. We find support for referendums as a democratic principle is strongest among those most disaffected from the political system, and that the disaffected are more likely to perceive they are not given a say via referendums. We also find context-specific effects. Disappointment was greater in countries with higher corruption and income inequality. We also find higher disappointment among right-populist voters, those who distrusted politicians, and among people who viewed themselves at the bottom of society. Overall, these patterns reflect disappointment with democracy among sections of society who have a sense of not being heard that conflicts with how they expect democracy should work in principle.","container-title":"Politics and Governance","DOI":"10.17645/pag.v7i2.1874","ISSN":"2183-2463","issue":"2","journalAbbreviation":"PaG","page":"227-241","source":"DOI.org (Crossref)","title":"Perceptions of Referendums and Democracy: The Referendum Disappointment Gap","title-short":"Perceptions of Referendums and Democracy","volume":"7","author":[{"family":"Bowler","given":"Shaun"},{"family":"Donovan","given":"Todd"}],"issued":{"date-parts":[["2019",6,27]]}}}],"schema":"https://github.com/citation-style-language/schema/raw/master/csl-citation.json"} </w:instrText>
      </w:r>
      <w:r w:rsidR="007922AB">
        <w:fldChar w:fldCharType="separate"/>
      </w:r>
      <w:r w:rsidR="007922AB" w:rsidRPr="007922AB">
        <w:rPr>
          <w:rFonts w:cs="Times New Roman"/>
        </w:rPr>
        <w:t>(Bowler, Donovan, and Karp 2007; Bowler and Donovan 2019)</w:t>
      </w:r>
      <w:r w:rsidR="007922AB">
        <w:fldChar w:fldCharType="end"/>
      </w:r>
      <w:r>
        <w:t xml:space="preserve">, as well as </w:t>
      </w:r>
      <w:r w:rsidR="00386856">
        <w:t>alternatives to representative democracy such as de</w:t>
      </w:r>
      <w:r w:rsidR="00A95F94">
        <w:t>liberative mini-publics</w:t>
      </w:r>
      <w:r w:rsidR="00386856">
        <w:t xml:space="preserve"> </w:t>
      </w:r>
      <w:r w:rsidR="007922AB">
        <w:fldChar w:fldCharType="begin"/>
      </w:r>
      <w:r w:rsidR="007922AB">
        <w:instrText xml:space="preserve"> ADDIN ZOTERO_ITEM CSL_CITATION {"citationID":"eWtpjo6h","properties":{"formattedCitation":"(Pilet et al. 2023)","plainCitation":"(Pilet et al. 2023)","noteIndex":0},"citationItems":[{"id":17,"uris":["http://zotero.org/users/local/tCw1O05N/items/JHQIXDLI"],"itemData":{"id":17,"type":"article-journal","abstract":"Abstract\n            The literature on deliberative mini-publics (DMPs) establishes a link between political dissatisfaction and support for DMPs. However, little is known about the sources of political dissatisfaction that trigger this support. Our research tackles this specific question and claims that citizen dissatisfaction is rooted in a position of ‘losers of representative democracy’, which leads citizens to be more open to reforms that move away from the representative model. Building on the literature on loser's consent, we focus on the effect of voting for a party not associated with the government and of descriptive and substantive (under)-representation in support of DMPs. We rely on a comparative survey conducted across fifteen Western European countries. Supporters of opposition parties and those who are badly represented, both descriptively and substantively, are more supportive of DMPs. These findings have important implications for understanding the public appeal for deliberative democracy instruments.","container-title":"British Journal of Political Science","DOI":"10.1017/S0007123423000479","ISSN":"0007-1234, 1469-2112","journalAbbreviation":"Brit. J. Polit. Sci.","language":"en","page":"1-18","source":"DOI.org (Crossref)","title":"Support for Deliberative mini-Publics among the Losers of Representative Democracy","author":[{"family":"Pilet","given":"Jean-Benoit"},{"family":"Bedock","given":"Camille"},{"family":"Talukder","given":"David"},{"family":"Rangoni","given":"Sacha"}],"issued":{"date-parts":[["2023",12,4]]}}}],"schema":"https://github.com/citation-style-language/schema/raw/master/csl-citation.json"} </w:instrText>
      </w:r>
      <w:r w:rsidR="007922AB">
        <w:fldChar w:fldCharType="separate"/>
      </w:r>
      <w:r w:rsidR="007922AB" w:rsidRPr="007922AB">
        <w:rPr>
          <w:rFonts w:cs="Times New Roman"/>
        </w:rPr>
        <w:t>(Pilet et al. 2023)</w:t>
      </w:r>
      <w:r w:rsidR="007922AB">
        <w:fldChar w:fldCharType="end"/>
      </w:r>
      <w:r w:rsidR="00386856">
        <w:t>.</w:t>
      </w:r>
      <w:r w:rsidR="00C976EC">
        <w:t xml:space="preserve"> </w:t>
      </w:r>
      <w:ins w:id="117" w:author="Inga Saikkonen" w:date="2025-03-07T14:37:00Z" w16du:dateUtc="2025-03-07T12:37:00Z">
        <w:r w:rsidR="00CB06DE">
          <w:t>A much</w:t>
        </w:r>
      </w:ins>
      <w:ins w:id="118" w:author="Inga Saikkonen" w:date="2025-02-27T13:18:00Z" w16du:dateUtc="2025-02-27T11:18:00Z">
        <w:r w:rsidR="002C0DBB">
          <w:t xml:space="preserve"> smaller set of literature has studied electoral losers’ propensity to support political protest, generally finding </w:t>
        </w:r>
      </w:ins>
      <w:ins w:id="119" w:author="Inga Saikkonen" w:date="2025-02-27T13:19:00Z" w16du:dateUtc="2025-02-27T11:19:00Z">
        <w:r w:rsidR="002C0DBB">
          <w:t>that electoral losers are more likely to engage in political protest (Anderson et a</w:t>
        </w:r>
      </w:ins>
      <w:ins w:id="120" w:author="Inga Saikkonen" w:date="2025-02-27T13:20:00Z" w16du:dateUtc="2025-02-27T11:20:00Z">
        <w:r w:rsidR="002C0DBB">
          <w:t>l. 2005, 46).</w:t>
        </w:r>
      </w:ins>
      <w:ins w:id="121" w:author="Inga Saikkonen" w:date="2025-03-07T15:04:00Z" w16du:dateUtc="2025-03-07T13:04:00Z">
        <w:r w:rsidR="00AA0654">
          <w:t xml:space="preserve"> However, this literature has not studied electoral</w:t>
        </w:r>
      </w:ins>
      <w:ins w:id="122" w:author="Inga Saikkonen" w:date="2025-03-07T15:05:00Z" w16du:dateUtc="2025-03-07T13:05:00Z">
        <w:r w:rsidR="00AA0654">
          <w:t xml:space="preserve"> losers’ propensity to support anti-systemic protests that aim to disrupt the work of the current government. </w:t>
        </w:r>
      </w:ins>
      <w:ins w:id="123" w:author="Inga Saikkonen" w:date="2025-02-27T13:20:00Z" w16du:dateUtc="2025-02-27T11:20:00Z">
        <w:r w:rsidR="002C0DBB">
          <w:t xml:space="preserve"> </w:t>
        </w:r>
      </w:ins>
      <w:del w:id="124" w:author="Inga Saikkonen" w:date="2025-02-27T13:18:00Z" w16du:dateUtc="2025-02-27T11:18:00Z">
        <w:r w:rsidR="00C976EC" w:rsidDel="002C0DBB">
          <w:delText xml:space="preserve">Moreover, </w:delText>
        </w:r>
        <w:r w:rsidR="007B3E99" w:rsidDel="002C0DBB">
          <w:delText>Anders</w:delText>
        </w:r>
        <w:r w:rsidR="00834F3D" w:rsidDel="002C0DBB">
          <w:delText>o</w:delText>
        </w:r>
        <w:r w:rsidR="007B3E99" w:rsidDel="002C0DBB">
          <w:delText xml:space="preserve">n et al. found that </w:delText>
        </w:r>
        <w:r w:rsidR="003140C5" w:rsidDel="002C0DBB">
          <w:delText>democratic system support was</w:delText>
        </w:r>
        <w:r w:rsidR="00C976EC" w:rsidDel="002C0DBB">
          <w:delText xml:space="preserve"> lower </w:delText>
        </w:r>
        <w:r w:rsidR="003140C5" w:rsidDel="002C0DBB">
          <w:delText xml:space="preserve">among </w:delText>
        </w:r>
        <w:r w:rsidR="00834F3D" w:rsidDel="002C0DBB">
          <w:delText>electoral</w:delText>
        </w:r>
        <w:r w:rsidR="003140C5" w:rsidDel="002C0DBB">
          <w:delText xml:space="preserve"> </w:delText>
        </w:r>
        <w:r w:rsidR="00586105" w:rsidDel="002C0DBB">
          <w:delText>“</w:delText>
        </w:r>
        <w:r w:rsidR="003140C5" w:rsidDel="002C0DBB">
          <w:delText>losers</w:delText>
        </w:r>
        <w:r w:rsidR="00586105" w:rsidDel="002C0DBB">
          <w:delText>”</w:delText>
        </w:r>
        <w:r w:rsidR="003140C5" w:rsidDel="002C0DBB">
          <w:delText xml:space="preserve"> than among the </w:delText>
        </w:r>
        <w:r w:rsidR="00586105" w:rsidDel="002C0DBB">
          <w:delText>“</w:delText>
        </w:r>
        <w:r w:rsidR="00C976EC" w:rsidDel="002C0DBB">
          <w:delText>winners</w:delText>
        </w:r>
        <w:r w:rsidR="00586105" w:rsidDel="002C0DBB">
          <w:delText xml:space="preserve">” </w:delText>
        </w:r>
        <w:r w:rsidR="007922AB" w:rsidDel="002C0DBB">
          <w:fldChar w:fldCharType="begin"/>
        </w:r>
        <w:r w:rsidR="007922AB" w:rsidDel="002C0DBB">
          <w:delInstrText xml:space="preserve"> ADDIN ZOTERO_ITEM CSL_CITATION {"citationID":"ySELE5tX","properties":{"formattedCitation":"(Anderson 2005, 103)","plainCitation":"(Anderson 2005, 103)","noteIndex":0},"citationItems":[{"id":11,"uris":["http://zotero.org/users/local/tCw1O05N/items/RFDVV74J"],"itemData":{"id":11,"type":"book","abstract":"\"Based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consent","editor":[{"family":"Anderson","given":"Christopher"}],"issued":{"date-parts":[["2005"]]}},"locator":"103","label":"page"}],"schema":"https://github.com/citation-style-language/schema/raw/master/csl-citation.json"} </w:delInstrText>
        </w:r>
        <w:r w:rsidR="007922AB" w:rsidDel="002C0DBB">
          <w:fldChar w:fldCharType="separate"/>
        </w:r>
        <w:r w:rsidR="007922AB" w:rsidRPr="007922AB" w:rsidDel="002C0DBB">
          <w:rPr>
            <w:rFonts w:cs="Times New Roman"/>
          </w:rPr>
          <w:delText xml:space="preserve">(Anderson </w:delText>
        </w:r>
        <w:r w:rsidR="1655AFFF" w:rsidRPr="007922AB" w:rsidDel="002C0DBB">
          <w:rPr>
            <w:rFonts w:cs="Times New Roman"/>
          </w:rPr>
          <w:delText>et al.</w:delText>
        </w:r>
        <w:r w:rsidR="007922AB" w:rsidRPr="007922AB" w:rsidDel="002C0DBB">
          <w:rPr>
            <w:rFonts w:cs="Times New Roman"/>
          </w:rPr>
          <w:delText xml:space="preserve"> 2005, 103)</w:delText>
        </w:r>
        <w:r w:rsidR="007922AB" w:rsidDel="002C0DBB">
          <w:fldChar w:fldCharType="end"/>
        </w:r>
        <w:r w:rsidR="00841723" w:rsidDel="002C0DBB">
          <w:delText xml:space="preserve">. (For </w:delText>
        </w:r>
        <w:r w:rsidR="00D17525" w:rsidDel="002C0DBB">
          <w:delText xml:space="preserve">contrasting findings, see </w:delText>
        </w:r>
        <w:r w:rsidR="007922AB" w:rsidDel="002C0DBB">
          <w:fldChar w:fldCharType="begin"/>
        </w:r>
        <w:r w:rsidR="007922AB" w:rsidDel="002C0DBB">
          <w:delInstrText xml:space="preserve"> ADDIN ZOTERO_ITEM CSL_CITATION {"citationID":"2bnfbL8X","properties":{"formattedCitation":"(Esaiasson 2011)","plainCitation":"(Esaiasson 2011)","noteIndex":0},"citationItems":[{"id":13,"uris":["http://zotero.org/users/local/tCw1O05N/items/ZLQRKQHK"],"itemData":{"id":13,"type":"article-journal","container-title":"Electoral Studies","DOI":"10.1016/j.electstud.2010.09.009","ISSN":"02613794","issue":"1","journalAbbreviation":"Electoral Studies","language":"en","page":"102-113","source":"DOI.org (Crossref)","title":"Electoral losers revisited – How citizens react to defeat at the ballot box","volume":"30","author":[{"family":"Esaiasson","given":"Peter"}],"issued":{"date-parts":[["2011",3]]}}}],"schema":"https://github.com/citation-style-language/schema/raw/master/csl-citation.json"} </w:delInstrText>
        </w:r>
        <w:r w:rsidR="007922AB" w:rsidDel="002C0DBB">
          <w:fldChar w:fldCharType="separate"/>
        </w:r>
        <w:r w:rsidR="007922AB" w:rsidRPr="007922AB" w:rsidDel="002C0DBB">
          <w:rPr>
            <w:rFonts w:cs="Times New Roman"/>
          </w:rPr>
          <w:delText>(Esaiasson 2011)</w:delText>
        </w:r>
        <w:r w:rsidR="007922AB" w:rsidDel="002C0DBB">
          <w:fldChar w:fldCharType="end"/>
        </w:r>
        <w:r w:rsidR="00D17525" w:rsidDel="002C0DBB">
          <w:delText>).</w:delText>
        </w:r>
      </w:del>
    </w:p>
    <w:p w14:paraId="6EAFE026" w14:textId="7719EF5B" w:rsidR="006C0826" w:rsidRDefault="00914391" w:rsidP="00B646E1">
      <w:r w:rsidRPr="17A8E8E2">
        <w:t>On</w:t>
      </w:r>
      <w:r w:rsidR="0529DFCC" w:rsidRPr="17A8E8E2">
        <w:t xml:space="preserve"> many occasions, losers challenge electoral results via protests. In some instances, leaders of the losing side call their supporters to the streets for such (anti-systemic) mobilizations. Such protests frequently turn violent, occasionally with major repercussions for political stability and democratic institutions (Bunce and </w:t>
      </w:r>
      <w:proofErr w:type="spellStart"/>
      <w:r w:rsidR="0529DFCC" w:rsidRPr="17A8E8E2">
        <w:t>Wolchik</w:t>
      </w:r>
      <w:proofErr w:type="spellEnd"/>
      <w:r w:rsidR="0529DFCC" w:rsidRPr="17A8E8E2">
        <w:t xml:space="preserve"> 2010, Chernykh 2014). While the </w:t>
      </w:r>
      <w:r w:rsidR="00F35B69">
        <w:t>“</w:t>
      </w:r>
      <w:r w:rsidR="0529DFCC" w:rsidRPr="17A8E8E2">
        <w:t>losers</w:t>
      </w:r>
      <w:r w:rsidR="00F35B69">
        <w:t>’</w:t>
      </w:r>
      <w:r w:rsidR="0529DFCC" w:rsidRPr="17A8E8E2">
        <w:t xml:space="preserve"> consent</w:t>
      </w:r>
      <w:r w:rsidR="00F35B69">
        <w:t>”</w:t>
      </w:r>
      <w:r w:rsidR="0529DFCC" w:rsidRPr="17A8E8E2">
        <w:t xml:space="preserve"> literature has explored outcomes such as support for the electoral system and democratic institutions in general, it has yet to explore citizens</w:t>
      </w:r>
      <w:r w:rsidR="00F35B69">
        <w:t>’</w:t>
      </w:r>
      <w:r w:rsidR="0529DFCC" w:rsidRPr="17A8E8E2">
        <w:t xml:space="preserve"> </w:t>
      </w:r>
      <w:r w:rsidR="0529DFCC" w:rsidRPr="00BF4131">
        <w:rPr>
          <w:i/>
          <w:iCs/>
        </w:rPr>
        <w:t xml:space="preserve">attitudes </w:t>
      </w:r>
      <w:r w:rsidR="24E47267" w:rsidRPr="00BF4131">
        <w:rPr>
          <w:i/>
          <w:iCs/>
        </w:rPr>
        <w:t>(</w:t>
      </w:r>
      <w:r w:rsidR="0529DFCC" w:rsidRPr="00BF4131">
        <w:rPr>
          <w:i/>
          <w:iCs/>
        </w:rPr>
        <w:t>reactions</w:t>
      </w:r>
      <w:r w:rsidR="00357A39" w:rsidRPr="00BF4131">
        <w:rPr>
          <w:i/>
          <w:iCs/>
        </w:rPr>
        <w:t>)</w:t>
      </w:r>
      <w:r w:rsidR="0529DFCC" w:rsidRPr="17A8E8E2">
        <w:t xml:space="preserve"> to political candidates who call for anti-systemic </w:t>
      </w:r>
      <w:proofErr w:type="gramStart"/>
      <w:r w:rsidR="0529DFCC" w:rsidRPr="17A8E8E2">
        <w:t>protests against</w:t>
      </w:r>
      <w:proofErr w:type="gramEnd"/>
      <w:r w:rsidR="0529DFCC" w:rsidRPr="17A8E8E2">
        <w:t xml:space="preserve"> </w:t>
      </w:r>
      <w:ins w:id="125" w:author="Inga Saikkonen" w:date="2025-03-07T15:05:00Z" w16du:dateUtc="2025-03-07T13:05:00Z">
        <w:r w:rsidR="00AA0654">
          <w:t>the current government</w:t>
        </w:r>
      </w:ins>
      <w:del w:id="126" w:author="Inga Saikkonen" w:date="2025-03-07T15:05:00Z" w16du:dateUtc="2025-03-07T13:05:00Z">
        <w:r w:rsidR="0529DFCC" w:rsidRPr="17A8E8E2" w:rsidDel="00AA0654">
          <w:delText>undesirable electoral outcomes</w:delText>
        </w:r>
      </w:del>
      <w:r w:rsidR="0529DFCC" w:rsidRPr="17A8E8E2">
        <w:t>.</w:t>
      </w:r>
    </w:p>
    <w:p w14:paraId="7D637A57" w14:textId="09977928" w:rsidR="006C0826" w:rsidRDefault="0529DFCC" w:rsidP="1B3E2F11">
      <w:r>
        <w:lastRenderedPageBreak/>
        <w:t>Previous literature</w:t>
      </w:r>
      <w:r w:rsidR="00C976EC">
        <w:t xml:space="preserve"> on </w:t>
      </w:r>
      <w:r>
        <w:t xml:space="preserve">anti-systemic protest has mostly focused on the causes and consequences of post-electoral protests in electoral autocracies and hybrid regimes (Chernykh 2014, </w:t>
      </w:r>
      <w:r w:rsidR="49EC4D7F">
        <w:t>Smidt 2016</w:t>
      </w:r>
      <w:r>
        <w:t>). It is intuitive to think that such actions by opposition leaders elicit citizens</w:t>
      </w:r>
      <w:r w:rsidR="00F35B69">
        <w:t>’</w:t>
      </w:r>
      <w:r>
        <w:t xml:space="preserve"> support in electoral autocracies, especially in cases where elections are openly fraudulent. These protests oftentimes constitute democratizing pressure on the regime conducting electoral manipulation or otherwise limiting opposition opportunities to compete. </w:t>
      </w:r>
    </w:p>
    <w:p w14:paraId="1DFBA98B" w14:textId="102571FD" w:rsidR="006C0826" w:rsidRDefault="0529DFCC" w:rsidP="00B646E1">
      <w:r w:rsidRPr="17A8E8E2">
        <w:t xml:space="preserve">Yet, recent cases in Brazil and the United States have demonstrated that anti-systemic protests also occur in </w:t>
      </w:r>
      <w:ins w:id="127" w:author="Inga Saikkonen" w:date="2025-03-07T15:07:00Z" w16du:dateUtc="2025-03-07T13:07:00Z">
        <w:r w:rsidR="00AA0654">
          <w:t xml:space="preserve">established democracies </w:t>
        </w:r>
      </w:ins>
      <w:del w:id="128" w:author="Inga Saikkonen" w:date="2025-03-07T15:07:00Z" w16du:dateUtc="2025-03-07T13:07:00Z">
        <w:r w:rsidRPr="17A8E8E2" w:rsidDel="00AA0654">
          <w:delText>countries</w:delText>
        </w:r>
      </w:del>
      <w:r w:rsidRPr="17A8E8E2">
        <w:t xml:space="preserve"> with clean elections.</w:t>
      </w:r>
      <w:ins w:id="129" w:author="Inga Saikkonen" w:date="2025-03-07T15:08:00Z" w16du:dateUtc="2025-03-07T13:08:00Z">
        <w:r w:rsidR="00AA0654">
          <w:t xml:space="preserve"> These cases were instigated by political leaders </w:t>
        </w:r>
      </w:ins>
      <w:ins w:id="130" w:author="Inga Saikkonen" w:date="2025-03-07T15:09:00Z" w16du:dateUtc="2025-03-07T13:09:00Z">
        <w:r w:rsidR="00AA0654">
          <w:t>who</w:t>
        </w:r>
      </w:ins>
      <w:ins w:id="131" w:author="Inga Saikkonen" w:date="2025-03-07T15:08:00Z" w16du:dateUtc="2025-03-07T13:08:00Z">
        <w:r w:rsidR="00AA0654">
          <w:t xml:space="preserve"> </w:t>
        </w:r>
      </w:ins>
      <w:ins w:id="132" w:author="Inga Saikkonen" w:date="2025-03-07T15:09:00Z" w16du:dateUtc="2025-03-07T13:09:00Z">
        <w:r w:rsidR="00AA0654">
          <w:t>denied</w:t>
        </w:r>
      </w:ins>
      <w:ins w:id="133" w:author="Inga Saikkonen" w:date="2025-03-07T15:08:00Z" w16du:dateUtc="2025-03-07T13:08:00Z">
        <w:r w:rsidR="00AA0654">
          <w:t xml:space="preserve"> the legitimacy of electoral results and </w:t>
        </w:r>
      </w:ins>
      <w:ins w:id="134" w:author="Inga Saikkonen" w:date="2025-03-07T15:09:00Z" w16du:dateUtc="2025-03-07T13:09:00Z">
        <w:r w:rsidR="00AA0654">
          <w:t xml:space="preserve">encouraged their supporters to take part in anti-systemic </w:t>
        </w:r>
        <w:proofErr w:type="gramStart"/>
        <w:r w:rsidR="00AA0654">
          <w:t>protests against</w:t>
        </w:r>
        <w:proofErr w:type="gramEnd"/>
        <w:r w:rsidR="00AA0654">
          <w:t xml:space="preserve"> the </w:t>
        </w:r>
      </w:ins>
      <w:proofErr w:type="spellStart"/>
      <w:ins w:id="135" w:author="Inga Saikkonen" w:date="2025-03-07T15:43:00Z" w16du:dateUtc="2025-03-07T13:43:00Z">
        <w:r w:rsidR="008752E7">
          <w:t>government</w:t>
        </w:r>
      </w:ins>
      <w:ins w:id="136" w:author="Inga Saikkonen" w:date="2025-03-07T15:10:00Z" w16du:dateUtc="2025-03-07T13:10:00Z">
        <w:r w:rsidR="00AA0654">
          <w:t>.</w:t>
        </w:r>
      </w:ins>
      <w:del w:id="137" w:author="Inga Saikkonen" w:date="2025-03-07T15:09:00Z" w16du:dateUtc="2025-03-07T13:09:00Z">
        <w:r w:rsidRPr="17A8E8E2" w:rsidDel="00AA0654">
          <w:delText xml:space="preserve"> </w:delText>
        </w:r>
      </w:del>
      <w:ins w:id="138" w:author="Inga Saikkonen" w:date="2025-03-07T15:10:00Z" w16du:dateUtc="2025-03-07T13:10:00Z">
        <w:r w:rsidR="00AA0654">
          <w:t>Such</w:t>
        </w:r>
        <w:proofErr w:type="spellEnd"/>
        <w:r w:rsidR="00AA0654">
          <w:t xml:space="preserve"> anti-systemic </w:t>
        </w:r>
      </w:ins>
      <w:del w:id="139" w:author="Inga Saikkonen" w:date="2025-03-07T15:10:00Z" w16du:dateUtc="2025-03-07T13:10:00Z">
        <w:r w:rsidRPr="17A8E8E2" w:rsidDel="00AA0654">
          <w:delText>These</w:delText>
        </w:r>
      </w:del>
      <w:r w:rsidRPr="17A8E8E2">
        <w:t xml:space="preserve"> protests </w:t>
      </w:r>
      <w:ins w:id="140" w:author="Inga Saikkonen" w:date="2025-03-07T15:10:00Z" w16du:dateUtc="2025-03-07T13:10:00Z">
        <w:r w:rsidR="00AA0654">
          <w:t xml:space="preserve">can </w:t>
        </w:r>
      </w:ins>
      <w:del w:id="141" w:author="Inga Saikkonen" w:date="2025-03-07T15:10:00Z" w16du:dateUtc="2025-03-07T13:10:00Z">
        <w:r w:rsidRPr="17A8E8E2" w:rsidDel="00AA0654">
          <w:delText>often</w:delText>
        </w:r>
      </w:del>
      <w:r w:rsidRPr="17A8E8E2">
        <w:t xml:space="preserve"> cause considerable physical damage and harm the legitimacy of democratic institutions. In democracies with well-functioning elections and absent fraud, such provocations by candidates who lost elections could be seen as anti-democratic and condemned by citizens respecting democratic norms. Therefore, it </w:t>
      </w:r>
      <w:r w:rsidR="7D0ABEBA">
        <w:t>i</w:t>
      </w:r>
      <w:r w:rsidRPr="17A8E8E2">
        <w:t>s expected that</w:t>
      </w:r>
      <w:ins w:id="142" w:author="Inga Saikkonen" w:date="2025-03-07T15:10:00Z" w16du:dateUtc="2025-03-07T13:10:00Z">
        <w:r w:rsidR="00AA0654">
          <w:t xml:space="preserve"> calls for</w:t>
        </w:r>
      </w:ins>
      <w:r w:rsidRPr="17A8E8E2">
        <w:t xml:space="preserve"> anti-systemic </w:t>
      </w:r>
      <w:del w:id="143" w:author="Inga Saikkonen" w:date="2025-02-27T13:53:00Z" w16du:dateUtc="2025-02-27T11:53:00Z">
        <w:r w:rsidRPr="17A8E8E2" w:rsidDel="00307718">
          <w:delText>post-electoral</w:delText>
        </w:r>
      </w:del>
      <w:r w:rsidRPr="17A8E8E2">
        <w:t xml:space="preserve"> protests could harm candidates that promote mobilizations of that kind. </w:t>
      </w:r>
    </w:p>
    <w:p w14:paraId="22551BDA" w14:textId="40D9F0AB" w:rsidR="00150322" w:rsidRDefault="0529DFCC" w:rsidP="00B646E1">
      <w:r>
        <w:t xml:space="preserve">However, the </w:t>
      </w:r>
      <w:r w:rsidR="00B50B2E">
        <w:t>“</w:t>
      </w:r>
      <w:r>
        <w:t>losers</w:t>
      </w:r>
      <w:r w:rsidR="00B50B2E">
        <w:t>’</w:t>
      </w:r>
      <w:r>
        <w:t xml:space="preserve"> consent</w:t>
      </w:r>
      <w:r w:rsidR="00B50B2E">
        <w:t>”</w:t>
      </w:r>
      <w:r>
        <w:t xml:space="preserve"> literature also predicts that citizens</w:t>
      </w:r>
      <w:r w:rsidR="00B50B2E">
        <w:t>’</w:t>
      </w:r>
      <w:r>
        <w:t xml:space="preserve"> support for anti-system mobilizations varies between electoral winners and losers. </w:t>
      </w:r>
      <w:r w:rsidR="00C976EC">
        <w:t>Based on the</w:t>
      </w:r>
      <w:r w:rsidR="48BE2E73">
        <w:t xml:space="preserve"> </w:t>
      </w:r>
      <w:r w:rsidR="35341176">
        <w:t>previous</w:t>
      </w:r>
      <w:r w:rsidR="00C976EC">
        <w:t xml:space="preserve"> findings, we could expect that the “enraged</w:t>
      </w:r>
      <w:r w:rsidR="007922AB">
        <w:t>”</w:t>
      </w:r>
      <w:r w:rsidR="00C976EC">
        <w:t xml:space="preserve"> </w:t>
      </w:r>
      <w:r w:rsidR="007B3E99">
        <w:t>losers</w:t>
      </w:r>
      <w:r w:rsidR="00C976EC">
        <w:t xml:space="preserve"> </w:t>
      </w:r>
      <w:r>
        <w:fldChar w:fldCharType="begin"/>
      </w:r>
      <w:r>
        <w:instrText xml:space="preserve"> ADDIN ZOTERO_ITEM CSL_CITATION {"citationID":"N9Rp0yAx","properties":{"formattedCitation":"(Bowler, Donovan, and Karp 2007)","plainCitation":"(Bowler, Donovan, and Karp 2007)","noteIndex":0},"citationItems":[{"id":14,"uris":["http://zotero.org/users/local/tCw1O05N/items/4TWMSQYQ"],"itemData":{"id":14,"type":"article-journal","abstract":"Widespread approval of direct democracy has been attributed to politically engaged citizens who seek more opportunities to participate in politics. Others suggest that people prefer a limited role in politics, but cynicism with representation leads them to embrace direct democracy. The authors analyze opinion in sixteen affluent democracies to test these explanations. The authors find expectations of “more participation” were motivated by distrust of government and the belief that a citizen had a duty to keep a watch on government. Distrust, however, had an inverse relationship with approval of referendums in several nations. Support for referendums was greater among people who expect more opportunities to participate in public decisions and from people who were interested in politics, trusted government, and were satisfied with how democracy was working. Enthusiasm for direct democracy may reflect what people find lacking in representative democracy as much as it reflects interest in a more participatory version of democracy.","container-title":"Political Research Quarterly","DOI":"10.1177/1065912907304108","ISSN":"1065-9129, 1938-274X","issue":"3","journalAbbreviation":"Political Research Quarterly","language":"en","page":"351-362","source":"DOI.org (Crossref)","title":"Enraged or Engaged? Preferences for Direct Citizen Participation in Affluent Democracies","title-short":"Enraged or Engaged?","volume":"60","author":[{"family":"Bowler","given":"Shaun"},{"family":"Donovan","given":"Todd"},{"family":"Karp","given":"Jeffrey A."}],"issued":{"date-parts":[["2007",9]]}}}],"schema":"https://github.com/citation-style-language/schema/raw/master/csl-citation.json"} </w:instrText>
      </w:r>
      <w:r>
        <w:fldChar w:fldCharType="separate"/>
      </w:r>
      <w:r w:rsidR="007922AB">
        <w:t>(Bowler, Donovan, and Karp 2007)</w:t>
      </w:r>
      <w:r>
        <w:fldChar w:fldCharType="end"/>
      </w:r>
      <w:r w:rsidR="007B3E99">
        <w:t xml:space="preserve"> may </w:t>
      </w:r>
      <w:r w:rsidR="00C976EC">
        <w:t xml:space="preserve">also be </w:t>
      </w:r>
      <w:r w:rsidR="00556889">
        <w:t xml:space="preserve">more </w:t>
      </w:r>
      <w:r w:rsidR="007B3E99">
        <w:t xml:space="preserve">willing to support </w:t>
      </w:r>
      <w:del w:id="144" w:author="Inga Saikkonen" w:date="2025-02-27T13:26:00Z" w16du:dateUtc="2025-02-27T11:26:00Z">
        <w:r w:rsidR="00841723" w:rsidDel="002C0DBB">
          <w:delText>a</w:delText>
        </w:r>
        <w:r w:rsidR="00834F3D" w:rsidDel="002C0DBB">
          <w:delText>nti-systemic</w:delText>
        </w:r>
      </w:del>
      <w:r w:rsidR="00841723">
        <w:t xml:space="preserve"> </w:t>
      </w:r>
      <w:r w:rsidR="007B3E99">
        <w:t>politicians</w:t>
      </w:r>
      <w:ins w:id="145" w:author="Inga Saikkonen" w:date="2025-02-27T13:26:00Z" w16du:dateUtc="2025-02-27T11:26:00Z">
        <w:r w:rsidR="002C0DBB">
          <w:t xml:space="preserve"> proposing anti-systemic protests</w:t>
        </w:r>
      </w:ins>
      <w:r w:rsidR="00834F3D">
        <w:t>.</w:t>
      </w:r>
      <w:r w:rsidR="007B3E99">
        <w:t xml:space="preserve"> </w:t>
      </w:r>
      <w:r w:rsidR="00834F3D">
        <w:t xml:space="preserve">Conversely, electoral winners (who draw instrumental benefits from the system) should be unlikely to </w:t>
      </w:r>
      <w:r w:rsidR="001C032F">
        <w:t>cho</w:t>
      </w:r>
      <w:r w:rsidR="00443D18">
        <w:t>o</w:t>
      </w:r>
      <w:r w:rsidR="001C032F">
        <w:t>se</w:t>
      </w:r>
      <w:r w:rsidR="00834F3D">
        <w:t xml:space="preserve"> a</w:t>
      </w:r>
      <w:r w:rsidR="001C032F">
        <w:t xml:space="preserve"> hypothetical</w:t>
      </w:r>
      <w:r w:rsidR="00834F3D">
        <w:t xml:space="preserve"> politician </w:t>
      </w:r>
      <w:r w:rsidR="001C032F">
        <w:t>supporting</w:t>
      </w:r>
      <w:r w:rsidR="00834F3D">
        <w:t xml:space="preserve"> anti-systemic actions.</w:t>
      </w:r>
      <w:r w:rsidR="75B4B680">
        <w:t xml:space="preserve"> To what extent electoral losers </w:t>
      </w:r>
      <w:proofErr w:type="gramStart"/>
      <w:r w:rsidR="75B4B680">
        <w:t>actually condemn</w:t>
      </w:r>
      <w:proofErr w:type="gramEnd"/>
      <w:r w:rsidR="75B4B680">
        <w:t xml:space="preserve"> these anti-systemic protests </w:t>
      </w:r>
      <w:del w:id="146" w:author="Inga Saikkonen" w:date="2025-02-27T13:26:00Z" w16du:dateUtc="2025-02-27T11:26:00Z">
        <w:r w:rsidR="75B4B680" w:rsidDel="002C0DBB">
          <w:delText>(post-elections and otherwise)</w:delText>
        </w:r>
      </w:del>
      <w:r w:rsidR="75B4B680">
        <w:t xml:space="preserve"> is an open question not yet answered by the literature, which we intend to investigate in this paper.</w:t>
      </w:r>
      <w:r w:rsidR="00493552">
        <w:t xml:space="preserve"> </w:t>
      </w:r>
      <w:r w:rsidR="00C976EC">
        <w:t xml:space="preserve">We therefore </w:t>
      </w:r>
      <w:r w:rsidR="004D580A">
        <w:t xml:space="preserve">hypothesize that electoral </w:t>
      </w:r>
      <w:r w:rsidR="00AB7161">
        <w:t>“</w:t>
      </w:r>
      <w:r w:rsidR="004D580A">
        <w:t>losers</w:t>
      </w:r>
      <w:r w:rsidR="00AB7161">
        <w:t>”</w:t>
      </w:r>
      <w:r w:rsidR="004D580A">
        <w:t xml:space="preserve"> would be more open on </w:t>
      </w:r>
      <w:r w:rsidR="009764DB">
        <w:t>supporting</w:t>
      </w:r>
      <w:r w:rsidR="004D580A">
        <w:t xml:space="preserve"> </w:t>
      </w:r>
      <w:r w:rsidR="00841723">
        <w:t>a</w:t>
      </w:r>
      <w:ins w:id="147" w:author="Inga Saikkonen" w:date="2025-02-27T13:26:00Z" w16du:dateUtc="2025-02-27T11:26:00Z">
        <w:r w:rsidR="002C0DBB">
          <w:t xml:space="preserve"> politic</w:t>
        </w:r>
      </w:ins>
      <w:ins w:id="148" w:author="Inga Saikkonen" w:date="2025-02-27T13:27:00Z" w16du:dateUtc="2025-02-27T11:27:00Z">
        <w:r w:rsidR="002C0DBB">
          <w:t xml:space="preserve">ian proposing anti-systemic protests </w:t>
        </w:r>
      </w:ins>
      <w:del w:id="149" w:author="Inga Saikkonen" w:date="2025-02-27T13:26:00Z" w16du:dateUtc="2025-02-27T11:26:00Z">
        <w:r w:rsidR="00841723" w:rsidDel="002C0DBB">
          <w:delText>n</w:delText>
        </w:r>
      </w:del>
      <w:del w:id="150" w:author="Inga Saikkonen" w:date="2025-02-27T13:27:00Z" w16du:dateUtc="2025-02-27T11:27:00Z">
        <w:r w:rsidR="00841723" w:rsidDel="002C0DBB">
          <w:delText xml:space="preserve"> </w:delText>
        </w:r>
        <w:r w:rsidR="00386856" w:rsidDel="002C0DBB">
          <w:delText>anti-</w:delText>
        </w:r>
        <w:r w:rsidR="00556889" w:rsidDel="002C0DBB">
          <w:delText>systemic</w:delText>
        </w:r>
        <w:r w:rsidR="00841723" w:rsidDel="002C0DBB">
          <w:delText xml:space="preserve"> politician</w:delText>
        </w:r>
        <w:r w:rsidR="00386856" w:rsidDel="002C0DBB">
          <w:delText xml:space="preserve"> </w:delText>
        </w:r>
      </w:del>
      <w:r w:rsidR="00764994">
        <w:t xml:space="preserve">than electoral </w:t>
      </w:r>
      <w:r w:rsidR="00AB7161">
        <w:t>“</w:t>
      </w:r>
      <w:r w:rsidR="00764994">
        <w:t>winners</w:t>
      </w:r>
      <w:r w:rsidR="00AB7161">
        <w:t>”</w:t>
      </w:r>
      <w:r w:rsidR="00764994">
        <w:t>:</w:t>
      </w:r>
      <w:r w:rsidR="00B646E1">
        <w:t xml:space="preserve"> </w:t>
      </w:r>
      <w:r w:rsidR="00764994">
        <w:t xml:space="preserve">We </w:t>
      </w:r>
      <w:r w:rsidR="00D52D5A">
        <w:t xml:space="preserve">therefore </w:t>
      </w:r>
      <w:r w:rsidR="00764994">
        <w:t>p</w:t>
      </w:r>
      <w:r w:rsidR="00D52D5A">
        <w:t>ropose</w:t>
      </w:r>
      <w:r w:rsidR="00764994">
        <w:t xml:space="preserve"> the following </w:t>
      </w:r>
      <w:r w:rsidR="00467C12">
        <w:t>hypotheses</w:t>
      </w:r>
      <w:r w:rsidR="00150322">
        <w:t>:</w:t>
      </w:r>
    </w:p>
    <w:p w14:paraId="387E5349" w14:textId="60F07E97" w:rsidR="00117718" w:rsidRDefault="00C47090" w:rsidP="00CB6F81">
      <w:pPr>
        <w:pBdr>
          <w:top w:val="single" w:sz="4" w:space="1" w:color="auto"/>
          <w:left w:val="single" w:sz="4" w:space="4" w:color="auto"/>
          <w:bottom w:val="single" w:sz="4" w:space="1" w:color="auto"/>
          <w:right w:val="single" w:sz="4" w:space="4" w:color="auto"/>
          <w:between w:val="single" w:sz="4" w:space="1" w:color="auto"/>
          <w:bar w:val="single" w:sz="4" w:color="auto"/>
        </w:pBdr>
      </w:pPr>
      <w:r w:rsidRPr="009C4149">
        <w:rPr>
          <w:b/>
          <w:bCs/>
        </w:rPr>
        <w:t>H1</w:t>
      </w:r>
      <w:r w:rsidRPr="00C47090">
        <w:t xml:space="preserve">: Respondents who voted for the candidate/party that lost the last election are more likely to choose a candidate who supports anti-systemic actions against the current government than respondents in the </w:t>
      </w:r>
      <w:r w:rsidR="00443D18">
        <w:t>“</w:t>
      </w:r>
      <w:r w:rsidRPr="00C47090">
        <w:t>winning side</w:t>
      </w:r>
      <w:r w:rsidR="00443D18">
        <w:t>.”</w:t>
      </w:r>
    </w:p>
    <w:p w14:paraId="7896EF19" w14:textId="18FBBC88" w:rsidR="00150322" w:rsidRDefault="00117718" w:rsidP="00335601">
      <w:r>
        <w:t xml:space="preserve">However, </w:t>
      </w:r>
      <w:r w:rsidR="00FE3B11">
        <w:t>the democratic p</w:t>
      </w:r>
      <w:r>
        <w:t xml:space="preserve">olitical system type should significantly affect </w:t>
      </w:r>
      <w:r w:rsidR="00FE3B11">
        <w:t>how the losers react to electoral results</w:t>
      </w:r>
      <w:r>
        <w:t xml:space="preserve"> (Anderson et al.</w:t>
      </w:r>
      <w:r w:rsidR="007922AB">
        <w:t xml:space="preserve"> 2005</w:t>
      </w:r>
      <w:r>
        <w:t xml:space="preserve">, Anderson and </w:t>
      </w:r>
      <w:r w:rsidR="006B1661">
        <w:t>Guill</w:t>
      </w:r>
      <w:r w:rsidR="007922AB">
        <w:t>ory 1997</w:t>
      </w:r>
      <w:r>
        <w:t>).</w:t>
      </w:r>
      <w:r w:rsidR="00D17525">
        <w:t xml:space="preserve"> </w:t>
      </w:r>
      <w:ins w:id="151" w:author="Inga Saikkonen" w:date="2025-02-27T13:55:00Z" w16du:dateUtc="2025-02-27T11:55:00Z">
        <w:r w:rsidR="00307718">
          <w:t>P</w:t>
        </w:r>
      </w:ins>
      <w:del w:id="152" w:author="Inga Saikkonen" w:date="2025-02-27T13:55:00Z" w16du:dateUtc="2025-02-27T11:55:00Z">
        <w:r w:rsidR="00D17525" w:rsidDel="00307718">
          <w:delText>In his classic work, Aren</w:delText>
        </w:r>
        <w:r w:rsidR="007922AB" w:rsidDel="00307718">
          <w:delText>d</w:delText>
        </w:r>
        <w:r w:rsidDel="00307718">
          <w:delText xml:space="preserve"> Lijphart</w:delText>
        </w:r>
        <w:r w:rsidR="00D17525" w:rsidDel="00307718">
          <w:delText xml:space="preserve"> outlines how power sharing institutions in c</w:delText>
        </w:r>
        <w:r w:rsidDel="00307718">
          <w:delText xml:space="preserve">onsensus and majoritarian </w:delText>
        </w:r>
        <w:r w:rsidDel="00307718">
          <w:lastRenderedPageBreak/>
          <w:delText>democracies</w:delText>
        </w:r>
        <w:r w:rsidR="00D17525" w:rsidDel="00307718">
          <w:delText xml:space="preserve"> </w:delText>
        </w:r>
        <w:r w:rsidR="001C032F" w:rsidDel="00307718">
          <w:delText xml:space="preserve">can </w:delText>
        </w:r>
        <w:r w:rsidR="00D17525" w:rsidDel="00307718">
          <w:delText>af</w:delText>
        </w:r>
        <w:r w:rsidR="00FE3B11" w:rsidDel="00307718">
          <w:delText>f</w:delText>
        </w:r>
        <w:r w:rsidR="00D17525" w:rsidDel="00307718">
          <w:delText>e</w:delText>
        </w:r>
        <w:r w:rsidR="00FE3B11" w:rsidDel="00307718">
          <w:delText>c</w:delText>
        </w:r>
        <w:r w:rsidR="00D17525" w:rsidDel="00307718">
          <w:delText>t the responsiveness and representativeness of political systems</w:delText>
        </w:r>
        <w:r w:rsidR="007922AB" w:rsidDel="00307718">
          <w:delText xml:space="preserve"> </w:delText>
        </w:r>
        <w:r w:rsidR="007922AB" w:rsidDel="00307718">
          <w:fldChar w:fldCharType="begin"/>
        </w:r>
        <w:r w:rsidR="007922AB" w:rsidDel="00307718">
          <w:delInstrText xml:space="preserve"> ADDIN ZOTERO_ITEM CSL_CITATION {"citationID":"ScSO9y1G","properties":{"formattedCitation":"(Lijphart 2012)","plainCitation":"(Lijphart 2012)","noteIndex":0},"citationItems":[{"id":18,"uris":["http://zotero.org/users/local/tCw1O05N/items/4XVBEFII"],"itemData":{"id":18,"type":"book","publisher":"Yale University Press","title":"Patterns of Democracy","author":[{"family":"Lijphart","given":"Arend"}],"issued":{"date-parts":[["2012"]]}}}],"schema":"https://github.com/citation-style-language/schema/raw/master/csl-citation.json"} </w:delInstrText>
        </w:r>
        <w:r w:rsidR="007922AB" w:rsidDel="00307718">
          <w:fldChar w:fldCharType="separate"/>
        </w:r>
        <w:r w:rsidR="007922AB" w:rsidRPr="007922AB" w:rsidDel="00307718">
          <w:rPr>
            <w:rFonts w:cs="Times New Roman"/>
          </w:rPr>
          <w:delText>(Lijphart 2012)</w:delText>
        </w:r>
        <w:r w:rsidR="007922AB" w:rsidDel="00307718">
          <w:fldChar w:fldCharType="end"/>
        </w:r>
        <w:r w:rsidDel="00307718">
          <w:delText xml:space="preserve">. In majoritarian systems </w:delText>
        </w:r>
        <w:r w:rsidR="00FE3B11" w:rsidDel="00307718">
          <w:delText xml:space="preserve">the </w:delText>
        </w:r>
        <w:r w:rsidDel="00307718">
          <w:delText xml:space="preserve">losers </w:delText>
        </w:r>
        <w:r w:rsidR="001C032F" w:rsidDel="00307718">
          <w:delText xml:space="preserve">can </w:delText>
        </w:r>
        <w:r w:rsidDel="00307718">
          <w:delText xml:space="preserve">have little </w:delText>
        </w:r>
        <w:r w:rsidR="00FE3B11" w:rsidDel="00307718">
          <w:delText>input in the political system</w:delText>
        </w:r>
        <w:r w:rsidDel="00307718">
          <w:delText xml:space="preserve"> outside of the electoral cycle. In more consensu</w:delText>
        </w:r>
        <w:r w:rsidR="00FE3B11" w:rsidDel="00307718">
          <w:delText>al</w:delText>
        </w:r>
        <w:r w:rsidDel="00307718">
          <w:delText xml:space="preserve"> systems </w:delText>
        </w:r>
        <w:r w:rsidR="00FE3B11" w:rsidDel="00307718">
          <w:delText xml:space="preserve">losers’ interests </w:delText>
        </w:r>
        <w:r w:rsidR="00814A0A" w:rsidDel="00307718">
          <w:delText>can be</w:delText>
        </w:r>
        <w:r w:rsidR="00FE3B11" w:rsidDel="00307718">
          <w:delText xml:space="preserve"> represented through a variety of power sharing institutions. </w:delText>
        </w:r>
        <w:r w:rsidDel="00307718">
          <w:delText>This could lead to electoral losers being less open to anti-systemic actions as they have both instrumental a</w:delText>
        </w:r>
        <w:r w:rsidR="00FE3B11" w:rsidDel="00307718">
          <w:delText>nd</w:delText>
        </w:r>
        <w:r w:rsidDel="00307718">
          <w:delText xml:space="preserve"> intrinsic motivations to support the system</w:delText>
        </w:r>
        <w:r w:rsidR="00B0623A" w:rsidDel="00307718">
          <w:delText xml:space="preserve"> (see also </w:delText>
        </w:r>
        <w:r w:rsidR="00026A43" w:rsidDel="00307718">
          <w:fldChar w:fldCharType="begin"/>
        </w:r>
        <w:r w:rsidR="00026A43" w:rsidDel="00307718">
          <w:delInstrText xml:space="preserve"> ADDIN ZOTERO_ITEM CSL_CITATION {"citationID":"SB2WZZFt","properties":{"formattedCitation":"(Linz 1970, 56)","plainCitation":"(Linz 1970, 56)","noteIndex":0},"citationItems":[{"id":19,"uris":["http://zotero.org/users/local/tCw1O05N/items/QQCDGPMQ"],"itemData":{"id":19,"type":"article-journal","container-title":"Journal of Democracy","issue":"1","page":"51-69","title":"The Perils of Presidentialism","volume":"1","author":[{"family":"Linz","given":"Juan J."}],"issued":{"date-parts":[["1970"]]}},"locator":"56","label":"page"}],"schema":"https://github.com/citation-style-language/schema/raw/master/csl-citation.json"} </w:delInstrText>
        </w:r>
        <w:r w:rsidR="00026A43" w:rsidDel="00307718">
          <w:fldChar w:fldCharType="separate"/>
        </w:r>
        <w:r w:rsidR="00026A43" w:rsidRPr="00026A43" w:rsidDel="00307718">
          <w:rPr>
            <w:rFonts w:cs="Times New Roman"/>
          </w:rPr>
          <w:delText>(Linz 1970, 56)</w:delText>
        </w:r>
        <w:r w:rsidR="00026A43" w:rsidDel="00307718">
          <w:fldChar w:fldCharType="end"/>
        </w:r>
        <w:r w:rsidR="00B0623A" w:rsidDel="00307718">
          <w:delText>)</w:delText>
        </w:r>
        <w:r w:rsidDel="00307718">
          <w:delText>.</w:delText>
        </w:r>
        <w:r w:rsidR="00597743" w:rsidDel="00307718">
          <w:delText xml:space="preserve"> Indeed, p</w:delText>
        </w:r>
      </w:del>
      <w:r w:rsidR="00597743">
        <w:t xml:space="preserve">revious studies have found that the political system type significantly affects losers’ reactions to </w:t>
      </w:r>
      <w:del w:id="153" w:author="Inga Saikkonen" w:date="2025-03-07T15:11:00Z" w16du:dateUtc="2025-03-07T13:11:00Z">
        <w:r w:rsidR="00597743" w:rsidDel="00AA0654">
          <w:delText>the</w:delText>
        </w:r>
      </w:del>
      <w:r w:rsidR="00597743">
        <w:t xml:space="preserve"> electoral loss </w:t>
      </w:r>
      <w:r w:rsidR="00026A43">
        <w:fldChar w:fldCharType="begin"/>
      </w:r>
      <w:r w:rsidR="00026A43">
        <w:instrText xml:space="preserve"> ADDIN ZOTERO_ITEM CSL_CITATION {"citationID":"n2hbqn4T","properties":{"formattedCitation":"(Anderson 2005, 151)","plainCitation":"(Anderson 2005, 151)","noteIndex":0},"citationItems":[{"id":11,"uris":["http://zotero.org/users/local/tCw1O05N/items/RFDVV74J"],"itemData":{"id":11,"type":"book","abstract":"\"Based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consent","editor":[{"family":"Anderson","given":"Christopher"}],"issued":{"date-parts":[["2005"]]}},"locator":"151","label":"page"}],"schema":"https://github.com/citation-style-language/schema/raw/master/csl-citation.json"} </w:instrText>
      </w:r>
      <w:r w:rsidR="00026A43">
        <w:fldChar w:fldCharType="separate"/>
      </w:r>
      <w:r w:rsidR="00026A43" w:rsidRPr="00026A43">
        <w:rPr>
          <w:rFonts w:cs="Times New Roman"/>
        </w:rPr>
        <w:t>(Anderson 2005, 151)</w:t>
      </w:r>
      <w:r w:rsidR="00026A43">
        <w:fldChar w:fldCharType="end"/>
      </w:r>
      <w:r w:rsidR="00597743">
        <w:t>, and that “losers evaluate all aspects of electoral democracy more positively in countries more proportional parliamentary systems”</w:t>
      </w:r>
      <w:r>
        <w:t xml:space="preserve"> </w:t>
      </w:r>
      <w:r w:rsidR="00026A43">
        <w:fldChar w:fldCharType="begin"/>
      </w:r>
      <w:r w:rsidR="00026A43">
        <w:instrText xml:space="preserve"> ADDIN ZOTERO_ITEM CSL_CITATION {"citationID":"AYckM611","properties":{"formattedCitation":"(Anderson 2005, 160)","plainCitation":"(Anderson 2005, 160)","noteIndex":0},"citationItems":[{"id":11,"uris":["http://zotero.org/users/local/tCw1O05N/items/RFDVV74J"],"itemData":{"id":11,"type":"book","abstract":"\"Based on data from democracies across the globe, this book examines how election losers and their supporters respond to their loss and how institutions shape losing\"--Provided by publisher","call-number":"JC328.2 .L67 2005","event-place":"Oxford ; New York","ISBN":"978-0-19-927638-7","number-of-pages":"222","publisher":"Oxford University Press","publisher-place":"Oxford ; New York","source":"Library of Congress ISBN","title":"Losers' consent: elections and democratic legitimacy","title-short":"Losers' consent","editor":[{"family":"Anderson","given":"Christopher"}],"issued":{"date-parts":[["2005"]]}},"locator":"160","label":"page"}],"schema":"https://github.com/citation-style-language/schema/raw/master/csl-citation.json"} </w:instrText>
      </w:r>
      <w:r w:rsidR="00026A43">
        <w:fldChar w:fldCharType="separate"/>
      </w:r>
      <w:r w:rsidR="00026A43" w:rsidRPr="00026A43">
        <w:rPr>
          <w:rFonts w:cs="Times New Roman"/>
        </w:rPr>
        <w:t>(Anderson 2005, 160)</w:t>
      </w:r>
      <w:r w:rsidR="00026A43">
        <w:fldChar w:fldCharType="end"/>
      </w:r>
      <w:r w:rsidR="00597743">
        <w:t xml:space="preserve">. Accordingly, we would </w:t>
      </w:r>
      <w:r w:rsidR="00150322">
        <w:t>expect</w:t>
      </w:r>
      <w:r w:rsidR="00597743">
        <w:t xml:space="preserve"> losers in presidential systems would be more likely to support a politician proposing </w:t>
      </w:r>
      <w:r w:rsidR="001C032F">
        <w:t xml:space="preserve">anti-systemic actions </w:t>
      </w:r>
      <w:r w:rsidR="00814A0A">
        <w:t>than losers in parliamentary systems</w:t>
      </w:r>
      <w:r w:rsidR="00597743">
        <w:t xml:space="preserve">. </w:t>
      </w:r>
      <w:r w:rsidR="00DB4ADD">
        <w:t>Therefore,</w:t>
      </w:r>
      <w:r w:rsidR="00597743">
        <w:t xml:space="preserve"> we p</w:t>
      </w:r>
      <w:r w:rsidR="00FE3B11">
        <w:t>ropose</w:t>
      </w:r>
      <w:r w:rsidR="00597743">
        <w:t xml:space="preserve"> a second hypothesis: </w:t>
      </w:r>
    </w:p>
    <w:p w14:paraId="2018F61A" w14:textId="2DE92F9D" w:rsidR="53D95ACA" w:rsidRDefault="00C47090" w:rsidP="00AD1CF7">
      <w:pPr>
        <w:pStyle w:val="NoSpacing"/>
        <w:pBdr>
          <w:top w:val="single" w:sz="4" w:space="1" w:color="auto"/>
          <w:left w:val="single" w:sz="4" w:space="4" w:color="auto"/>
          <w:bottom w:val="single" w:sz="4" w:space="1" w:color="auto"/>
          <w:right w:val="single" w:sz="4" w:space="4" w:color="auto"/>
          <w:between w:val="single" w:sz="4" w:space="1" w:color="auto"/>
          <w:bar w:val="single" w:sz="4" w:color="auto"/>
        </w:pBdr>
        <w:ind w:left="284" w:right="1134" w:hanging="284"/>
        <w:jc w:val="center"/>
        <w:rPr>
          <w:lang w:val="en-US"/>
        </w:rPr>
      </w:pPr>
      <w:r w:rsidRPr="00963CEF">
        <w:rPr>
          <w:b/>
          <w:bCs/>
          <w:lang w:val="en-US"/>
        </w:rPr>
        <w:t>H2</w:t>
      </w:r>
      <w:r w:rsidRPr="00C47090">
        <w:rPr>
          <w:lang w:val="en-US"/>
        </w:rPr>
        <w:t>: This effect is stronger in presidential systems than in parliamentary systems</w:t>
      </w:r>
      <w:r w:rsidR="004075E5">
        <w:rPr>
          <w:lang w:val="en-US"/>
        </w:rPr>
        <w:t>.</w:t>
      </w:r>
    </w:p>
    <w:p w14:paraId="64CEBE9E" w14:textId="1C5EFA8A" w:rsidR="00534565" w:rsidRPr="0027495E" w:rsidRDefault="00534565" w:rsidP="006E1823">
      <w:pPr>
        <w:pStyle w:val="Heading1"/>
      </w:pPr>
      <w:r w:rsidRPr="0027495E">
        <w:t>Research Design</w:t>
      </w:r>
    </w:p>
    <w:p w14:paraId="3EB0F6C1" w14:textId="7320A037" w:rsidR="5CCF3A3E" w:rsidRDefault="009B3103" w:rsidP="00CB6040">
      <w:pPr>
        <w:ind w:left="-20" w:right="-20"/>
        <w:rPr>
          <w:rFonts w:eastAsia="Times New Roman" w:cs="Times New Roman"/>
        </w:rPr>
      </w:pPr>
      <w:r w:rsidRPr="249E21DD">
        <w:rPr>
          <w:rFonts w:eastAsia="Times New Roman" w:cs="Times New Roman"/>
        </w:rPr>
        <w:t xml:space="preserve">We conducted an experimental study in two advanced democracies, Estonia and Chile, to explore if </w:t>
      </w:r>
      <w:r w:rsidR="00AD26C6" w:rsidRPr="249E21DD">
        <w:rPr>
          <w:rFonts w:eastAsia="Times New Roman" w:cs="Times New Roman"/>
        </w:rPr>
        <w:t xml:space="preserve">(hypothetical) </w:t>
      </w:r>
      <w:r w:rsidRPr="249E21DD">
        <w:rPr>
          <w:rFonts w:eastAsia="Times New Roman" w:cs="Times New Roman"/>
        </w:rPr>
        <w:t xml:space="preserve">political candidates who support anti-systemic protests are treated differently by those who </w:t>
      </w:r>
      <w:r w:rsidR="00AD26C6" w:rsidRPr="249E21DD">
        <w:rPr>
          <w:rFonts w:eastAsia="Times New Roman" w:cs="Times New Roman"/>
        </w:rPr>
        <w:t>won</w:t>
      </w:r>
      <w:r w:rsidRPr="249E21DD">
        <w:rPr>
          <w:rFonts w:eastAsia="Times New Roman" w:cs="Times New Roman"/>
        </w:rPr>
        <w:t xml:space="preserve"> or los</w:t>
      </w:r>
      <w:r w:rsidR="00AD26C6" w:rsidRPr="249E21DD">
        <w:rPr>
          <w:rFonts w:eastAsia="Times New Roman" w:cs="Times New Roman"/>
        </w:rPr>
        <w:t xml:space="preserve">t (actual) </w:t>
      </w:r>
      <w:r w:rsidRPr="249E21DD">
        <w:rPr>
          <w:rFonts w:eastAsia="Times New Roman" w:cs="Times New Roman"/>
        </w:rPr>
        <w:t xml:space="preserve">elections. </w:t>
      </w:r>
      <w:r w:rsidR="1BDB65C2" w:rsidRPr="249E21DD">
        <w:rPr>
          <w:rFonts w:eastAsia="Times New Roman" w:cs="Times New Roman"/>
        </w:rPr>
        <w:t xml:space="preserve">Prior literature suggests that losers are more likely to accept electoral defeat “in economically more developed countries, especially when elections are free” (Lago and Martinez, 2017, p. 413; see also Anderson et al., 2005, p. 160). </w:t>
      </w:r>
      <w:r w:rsidRPr="249E21DD">
        <w:rPr>
          <w:rFonts w:eastAsia="Times New Roman" w:cs="Times New Roman"/>
        </w:rPr>
        <w:t>We chose Estonia and Chile specifically because they are affluent, stable democracies with a strong record of electoral fairness</w:t>
      </w:r>
      <w:r w:rsidR="00B97F5D">
        <w:rPr>
          <w:rFonts w:eastAsia="Times New Roman" w:cs="Times New Roman"/>
        </w:rPr>
        <w:t xml:space="preserve">. </w:t>
      </w:r>
      <w:r w:rsidRPr="249E21DD">
        <w:rPr>
          <w:rFonts w:eastAsia="Times New Roman" w:cs="Times New Roman"/>
        </w:rPr>
        <w:t xml:space="preserve"> </w:t>
      </w:r>
      <w:r w:rsidR="00144E83">
        <w:rPr>
          <w:rFonts w:eastAsia="Times New Roman" w:cs="Times New Roman"/>
        </w:rPr>
        <w:fldChar w:fldCharType="begin"/>
      </w:r>
      <w:r w:rsidR="00144E83">
        <w:rPr>
          <w:rFonts w:eastAsia="Times New Roman" w:cs="Times New Roman"/>
        </w:rPr>
        <w:instrText xml:space="preserve"> REF _Ref182304085 \h </w:instrText>
      </w:r>
      <w:r w:rsidR="00144E83">
        <w:rPr>
          <w:rFonts w:eastAsia="Times New Roman" w:cs="Times New Roman"/>
        </w:rPr>
      </w:r>
      <w:r w:rsidR="00144E83">
        <w:rPr>
          <w:rFonts w:eastAsia="Times New Roman" w:cs="Times New Roman"/>
        </w:rPr>
        <w:fldChar w:fldCharType="separate"/>
      </w:r>
      <w:r w:rsidR="00DC5EA8">
        <w:rPr>
          <w:noProof/>
        </w:rPr>
        <w:drawing>
          <wp:inline distT="0" distB="0" distL="0" distR="0" wp14:anchorId="772C6E8C" wp14:editId="7E99F388">
            <wp:extent cx="5760720" cy="2880360"/>
            <wp:effectExtent l="0" t="0" r="5080" b="0"/>
            <wp:docPr id="104791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r w:rsidR="00DC5EA8">
        <w:br/>
        <w:t xml:space="preserve">Figure </w:t>
      </w:r>
      <w:r w:rsidR="00DC5EA8">
        <w:rPr>
          <w:noProof/>
        </w:rPr>
        <w:t>1</w:t>
      </w:r>
      <w:r w:rsidR="00144E83">
        <w:rPr>
          <w:rFonts w:eastAsia="Times New Roman" w:cs="Times New Roman"/>
        </w:rPr>
        <w:fldChar w:fldCharType="end"/>
      </w:r>
      <w:r w:rsidR="00144E83">
        <w:rPr>
          <w:rFonts w:eastAsia="Times New Roman" w:cs="Times New Roman"/>
        </w:rPr>
        <w:t xml:space="preserve"> shows that both countries have very stable levels of free and fair elections</w:t>
      </w:r>
      <w:r w:rsidR="00026A18">
        <w:rPr>
          <w:rFonts w:eastAsia="Times New Roman" w:cs="Times New Roman"/>
        </w:rPr>
        <w:t xml:space="preserve">. Also, in </w:t>
      </w:r>
      <w:r w:rsidR="00026A18">
        <w:rPr>
          <w:rFonts w:eastAsia="Times New Roman" w:cs="Times New Roman"/>
        </w:rPr>
        <w:lastRenderedPageBreak/>
        <w:t xml:space="preserve">both cases, electoral losers accept </w:t>
      </w:r>
      <w:r w:rsidR="00D97C4D">
        <w:rPr>
          <w:rFonts w:eastAsia="Times New Roman" w:cs="Times New Roman"/>
        </w:rPr>
        <w:t>unfavorable results</w:t>
      </w:r>
      <w:r w:rsidR="00144E83">
        <w:rPr>
          <w:rFonts w:eastAsia="Times New Roman" w:cs="Times New Roman"/>
        </w:rPr>
        <w:t>, indicating that electoral democracy is “the only game in town”</w:t>
      </w:r>
      <w:r w:rsidR="00D97C4D">
        <w:rPr>
          <w:rFonts w:eastAsia="Times New Roman" w:cs="Times New Roman"/>
        </w:rPr>
        <w:t xml:space="preserve"> in both countries.</w:t>
      </w:r>
      <w:r w:rsidR="00144E83">
        <w:rPr>
          <w:rFonts w:eastAsia="Times New Roman" w:cs="Times New Roman"/>
        </w:rPr>
        <w:t xml:space="preserve"> Additionally, in both countries </w:t>
      </w:r>
      <w:r w:rsidR="00D27214">
        <w:rPr>
          <w:rFonts w:eastAsia="Times New Roman" w:cs="Times New Roman"/>
        </w:rPr>
        <w:t>levels of mobilization for autocracy has been continuously low</w:t>
      </w:r>
      <w:r w:rsidR="00E36661">
        <w:rPr>
          <w:rFonts w:eastAsia="Times New Roman" w:cs="Times New Roman"/>
        </w:rPr>
        <w:t xml:space="preserve">. However, we believe that for the Chilean case these levels go up drastically </w:t>
      </w:r>
      <w:r w:rsidR="004A3E30">
        <w:rPr>
          <w:rFonts w:eastAsia="Times New Roman" w:cs="Times New Roman"/>
        </w:rPr>
        <w:t xml:space="preserve">in </w:t>
      </w:r>
      <w:r w:rsidR="005F74E9">
        <w:rPr>
          <w:rFonts w:eastAsia="Times New Roman" w:cs="Times New Roman"/>
        </w:rPr>
        <w:t xml:space="preserve">response of the </w:t>
      </w:r>
      <w:r w:rsidR="004A3E30">
        <w:rPr>
          <w:rFonts w:eastAsia="Times New Roman" w:cs="Times New Roman"/>
        </w:rPr>
        <w:t xml:space="preserve">so-called </w:t>
      </w:r>
      <w:r w:rsidR="005F74E9">
        <w:rPr>
          <w:rFonts w:eastAsia="Times New Roman" w:cs="Times New Roman"/>
        </w:rPr>
        <w:t>201</w:t>
      </w:r>
      <w:r w:rsidR="004A3E30">
        <w:rPr>
          <w:rFonts w:eastAsia="Times New Roman" w:cs="Times New Roman"/>
        </w:rPr>
        <w:t>9 S</w:t>
      </w:r>
      <w:r w:rsidR="005F74E9">
        <w:rPr>
          <w:rFonts w:eastAsia="Times New Roman" w:cs="Times New Roman"/>
        </w:rPr>
        <w:t xml:space="preserve">ocial </w:t>
      </w:r>
      <w:r w:rsidR="004A3E30">
        <w:rPr>
          <w:rFonts w:eastAsia="Times New Roman" w:cs="Times New Roman"/>
        </w:rPr>
        <w:t>U</w:t>
      </w:r>
      <w:r w:rsidR="005F74E9">
        <w:rPr>
          <w:rFonts w:eastAsia="Times New Roman" w:cs="Times New Roman"/>
        </w:rPr>
        <w:t>nrest</w:t>
      </w:r>
      <w:r w:rsidR="004A3E30">
        <w:rPr>
          <w:rFonts w:eastAsia="Times New Roman" w:cs="Times New Roman"/>
        </w:rPr>
        <w:t xml:space="preserve">. </w:t>
      </w:r>
      <w:r w:rsidR="006431E0">
        <w:rPr>
          <w:rFonts w:eastAsia="Times New Roman" w:cs="Times New Roman"/>
        </w:rPr>
        <w:t xml:space="preserve">Overall, we think that both cases are </w:t>
      </w:r>
      <w:r w:rsidR="00CB6040">
        <w:rPr>
          <w:rFonts w:eastAsia="Times New Roman" w:cs="Times New Roman"/>
        </w:rPr>
        <w:t xml:space="preserve">comparable across relevant indicators of democratic support, thus making </w:t>
      </w:r>
      <w:r w:rsidRPr="249E21DD">
        <w:rPr>
          <w:rFonts w:eastAsia="Times New Roman" w:cs="Times New Roman"/>
        </w:rPr>
        <w:t xml:space="preserve">them “least likely” examples among newer democracies for finding backing for anti-democratic candidates. As such, these countries are considered “hard cases” for uncovering support for such candidates. </w:t>
      </w:r>
      <w:r w:rsidR="694FA07F" w:rsidRPr="249E21DD">
        <w:rPr>
          <w:rFonts w:eastAsia="Times New Roman" w:cs="Times New Roman"/>
        </w:rPr>
        <w:t xml:space="preserve">Therefore, if we observe effects in these contexts, it is highly probable to find similar effects in less economically developed countries with lower quality of elections. </w:t>
      </w:r>
      <w:r w:rsidRPr="249E21DD">
        <w:rPr>
          <w:rFonts w:eastAsia="Times New Roman" w:cs="Times New Roman"/>
        </w:rPr>
        <w:t>By examining these “least likely” cases</w:t>
      </w:r>
      <w:sdt>
        <w:sdtPr>
          <w:rPr>
            <w:rFonts w:eastAsia="Times New Roman" w:cs="Times New Roman"/>
            <w:color w:val="000000"/>
            <w:szCs w:val="24"/>
          </w:rPr>
          <w:tag w:val="MENDELEY_CITATION_v3_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"/>
          <w:id w:val="2052733604"/>
          <w:placeholder>
            <w:docPart w:val="394B2AFAA2BD2E41970D8B2903076633"/>
          </w:placeholder>
        </w:sdtPr>
        <w:sdtContent>
          <w:r w:rsidR="000C400F">
            <w:rPr>
              <w:rFonts w:eastAsia="Times New Roman" w:cs="Times New Roman"/>
              <w:color w:val="000000"/>
              <w:szCs w:val="24"/>
            </w:rPr>
            <w:t xml:space="preserve"> (ref) </w:t>
          </w:r>
        </w:sdtContent>
      </w:sdt>
      <w:r w:rsidRPr="249E21DD">
        <w:rPr>
          <w:rFonts w:eastAsia="Times New Roman" w:cs="Times New Roman"/>
        </w:rPr>
        <w:t>our goal is to better understand the dynamics between electoral “winners” and “losers” in relation to their support for anti-democratic candidates.</w:t>
      </w:r>
      <w:r w:rsidR="00697AE2">
        <w:rPr>
          <w:rFonts w:eastAsia="Times New Roman" w:cs="Times New Roman"/>
        </w:rPr>
        <w:t xml:space="preserve"> </w:t>
      </w:r>
    </w:p>
    <w:p w14:paraId="72A7ACE6" w14:textId="61BA0011" w:rsidR="00E96DC6" w:rsidRDefault="00E96DC6" w:rsidP="00E96DC6">
      <w:pPr>
        <w:keepNext/>
        <w:jc w:val="center"/>
      </w:pPr>
    </w:p>
    <w:p w14:paraId="1C8665CC" w14:textId="2C6A8C3A" w:rsidR="17A8E8E2" w:rsidRPr="00936084" w:rsidRDefault="00290B18" w:rsidP="001D53D0">
      <w:pPr>
        <w:pStyle w:val="Caption"/>
        <w:jc w:val="center"/>
      </w:pPr>
      <w:bookmarkStart w:id="154" w:name="_Ref182304085"/>
      <w:r>
        <w:rPr>
          <w:noProof/>
        </w:rPr>
        <w:drawing>
          <wp:inline distT="0" distB="0" distL="0" distR="0" wp14:anchorId="4E9DE74F" wp14:editId="7AAED069">
            <wp:extent cx="5760720" cy="2880360"/>
            <wp:effectExtent l="0" t="0" r="5080" b="0"/>
            <wp:docPr id="1303969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5">
                      <a:extLst>
                        <a:ext uri="{28A0092B-C50C-407E-A947-70E740481C1C}">
                          <a14:useLocalDpi xmlns:a14="http://schemas.microsoft.com/office/drawing/2010/main" val="0"/>
                        </a:ext>
                      </a:extLst>
                    </a:blip>
                    <a:stretch>
                      <a:fillRect/>
                    </a:stretch>
                  </pic:blipFill>
                  <pic:spPr>
                    <a:xfrm>
                      <a:off x="0" y="0"/>
                      <a:ext cx="5760720" cy="2880360"/>
                    </a:xfrm>
                    <a:prstGeom prst="rect">
                      <a:avLst/>
                    </a:prstGeom>
                  </pic:spPr>
                </pic:pic>
              </a:graphicData>
            </a:graphic>
          </wp:inline>
        </w:drawing>
      </w:r>
      <w:r w:rsidR="001D53D0">
        <w:br/>
      </w:r>
      <w:r w:rsidR="00E96DC6">
        <w:t xml:space="preserve">Figure </w:t>
      </w:r>
      <w:r w:rsidR="00E96DC6">
        <w:fldChar w:fldCharType="begin"/>
      </w:r>
      <w:r w:rsidR="00E96DC6">
        <w:instrText xml:space="preserve"> SEQ Figure \* ARABIC </w:instrText>
      </w:r>
      <w:r w:rsidR="00E96DC6">
        <w:fldChar w:fldCharType="separate"/>
      </w:r>
      <w:r w:rsidR="00DC5EA8">
        <w:rPr>
          <w:noProof/>
        </w:rPr>
        <w:t>1</w:t>
      </w:r>
      <w:r w:rsidR="00E96DC6">
        <w:fldChar w:fldCharType="end"/>
      </w:r>
      <w:bookmarkEnd w:id="154"/>
      <w:r w:rsidR="00E96DC6">
        <w:t xml:space="preserve">: </w:t>
      </w:r>
      <w:r w:rsidR="00E96DC6" w:rsidRPr="00546519">
        <w:t>VDEM Indicators: Chile and Estonia (Data source: Coppedge et al., 2022)</w:t>
      </w:r>
    </w:p>
    <w:p w14:paraId="31D3307E" w14:textId="1DA34855" w:rsidR="004D4BDE" w:rsidRPr="002C6EB4" w:rsidRDefault="004D4BDE" w:rsidP="002C6EB4">
      <w:pPr>
        <w:pStyle w:val="Heading2"/>
      </w:pPr>
      <w:r w:rsidRPr="002C6EB4">
        <w:t xml:space="preserve">Description of the </w:t>
      </w:r>
      <w:r w:rsidR="00D804E7">
        <w:t>C</w:t>
      </w:r>
      <w:r w:rsidRPr="002C6EB4">
        <w:t>ases</w:t>
      </w:r>
      <w:r w:rsidR="00D804E7">
        <w:t>.</w:t>
      </w:r>
    </w:p>
    <w:p w14:paraId="054A41A1" w14:textId="6DE7D963" w:rsidR="004D4BDE" w:rsidRDefault="004D4BDE" w:rsidP="17A8E8E2">
      <w:pPr>
        <w:ind w:left="-20" w:right="-20"/>
        <w:rPr>
          <w:rFonts w:eastAsia="Times New Roman" w:cs="Times New Roman"/>
          <w:szCs w:val="24"/>
        </w:rPr>
      </w:pPr>
      <w:r w:rsidRPr="17A8E8E2">
        <w:rPr>
          <w:b/>
          <w:bCs/>
        </w:rPr>
        <w:t>Estonia</w:t>
      </w:r>
      <w:r w:rsidR="00A83799">
        <w:t>.</w:t>
      </w:r>
      <w:r>
        <w:t xml:space="preserve"> </w:t>
      </w:r>
      <w:r w:rsidR="07B13A9B" w:rsidRPr="17A8E8E2">
        <w:rPr>
          <w:rFonts w:eastAsia="Times New Roman" w:cs="Times New Roman"/>
          <w:szCs w:val="24"/>
        </w:rPr>
        <w:t>Estonia has maintained its status as a stable multi-party democracy since 1991, with well-administered parliamentary elections and a generally high level of trust in democratic institutions among its citizens, albeit lagging behind Western European countries. Notably, post-electoral protests have been absent from the Estonian political landscape since its independence. However, challenges persist, particularly concerning the integration of the Russian minority, which comprises 26% of the population. The failure to effectively integrate this minority has led to frustration and political alienation among Russian speakers, resulting in lower levels of trust in democracy and political institutions within this demographic.</w:t>
      </w:r>
    </w:p>
    <w:p w14:paraId="04B69753" w14:textId="484A63B4" w:rsidR="004D4BDE" w:rsidRPr="00A83799" w:rsidRDefault="07B13A9B" w:rsidP="00A83799">
      <w:pPr>
        <w:ind w:left="-20" w:right="-20"/>
        <w:rPr>
          <w:rFonts w:eastAsia="Times New Roman" w:cs="Times New Roman"/>
          <w:szCs w:val="24"/>
        </w:rPr>
      </w:pPr>
      <w:commentRangeStart w:id="155"/>
      <w:r w:rsidRPr="17A8E8E2">
        <w:rPr>
          <w:rFonts w:eastAsia="Times New Roman" w:cs="Times New Roman"/>
          <w:szCs w:val="24"/>
        </w:rPr>
        <w:lastRenderedPageBreak/>
        <w:t xml:space="preserve">A concerning development for Estonian democracy has been the emergence of the </w:t>
      </w:r>
      <w:commentRangeStart w:id="156"/>
      <w:r w:rsidRPr="17A8E8E2">
        <w:rPr>
          <w:rFonts w:eastAsia="Times New Roman" w:cs="Times New Roman"/>
          <w:szCs w:val="24"/>
        </w:rPr>
        <w:t>populist radical right since 2015.</w:t>
      </w:r>
      <w:commentRangeEnd w:id="156"/>
      <w:r w:rsidR="00307718">
        <w:rPr>
          <w:rStyle w:val="CommentReference"/>
        </w:rPr>
        <w:commentReference w:id="156"/>
      </w:r>
      <w:r w:rsidRPr="17A8E8E2">
        <w:rPr>
          <w:rFonts w:eastAsia="Times New Roman" w:cs="Times New Roman"/>
          <w:szCs w:val="24"/>
        </w:rPr>
        <w:t xml:space="preserve"> The Estonian Conservative People’s Party (EKRE), characterized by its anti-migration and anti-LGBT rhetoric, promotion of traditional family values, and Euroscepticism, has experienced a significant rise in popularity. EKRE has garnered between 8% and 18% of the vote in Parliamentary Elections between 2015 and 2023, signaling a shift towards more populist and nationalist sentiments within the Estonian political landscape (</w:t>
      </w:r>
      <w:proofErr w:type="spellStart"/>
      <w:r w:rsidRPr="17A8E8E2">
        <w:rPr>
          <w:rFonts w:eastAsia="Times New Roman" w:cs="Times New Roman"/>
          <w:szCs w:val="24"/>
        </w:rPr>
        <w:t>Saarts</w:t>
      </w:r>
      <w:proofErr w:type="spellEnd"/>
      <w:r w:rsidRPr="17A8E8E2">
        <w:rPr>
          <w:rFonts w:eastAsia="Times New Roman" w:cs="Times New Roman"/>
          <w:szCs w:val="24"/>
        </w:rPr>
        <w:t xml:space="preserve"> et al., 2023). This trend poses challenges to Estonia's democratic stability and underscores the importance of addressing issues related to minority integration and societal cohesion </w:t>
      </w:r>
      <w:proofErr w:type="gramStart"/>
      <w:r w:rsidRPr="17A8E8E2">
        <w:rPr>
          <w:rFonts w:eastAsia="Times New Roman" w:cs="Times New Roman"/>
          <w:szCs w:val="24"/>
        </w:rPr>
        <w:t>in order to</w:t>
      </w:r>
      <w:proofErr w:type="gramEnd"/>
      <w:r w:rsidRPr="17A8E8E2">
        <w:rPr>
          <w:rFonts w:eastAsia="Times New Roman" w:cs="Times New Roman"/>
          <w:szCs w:val="24"/>
        </w:rPr>
        <w:t xml:space="preserve"> maintain the integrity of its democratic institutions.</w:t>
      </w:r>
      <w:commentRangeEnd w:id="155"/>
      <w:r w:rsidR="00307718">
        <w:rPr>
          <w:rStyle w:val="CommentReference"/>
        </w:rPr>
        <w:commentReference w:id="155"/>
      </w:r>
    </w:p>
    <w:p w14:paraId="54934E72" w14:textId="5328A0F7" w:rsidR="00175A1A" w:rsidRDefault="00F75173" w:rsidP="00175A1A">
      <w:r w:rsidRPr="00F75173">
        <w:rPr>
          <w:b/>
          <w:bCs/>
        </w:rPr>
        <w:t>Chile</w:t>
      </w:r>
      <w:r>
        <w:t xml:space="preserve">. </w:t>
      </w:r>
      <w:r w:rsidR="00175A1A" w:rsidRPr="00175A1A">
        <w:t xml:space="preserve">The political system in Chile is </w:t>
      </w:r>
      <w:r w:rsidR="00175A1A" w:rsidRPr="00E605B5">
        <w:t xml:space="preserve">characterized </w:t>
      </w:r>
      <w:r w:rsidR="00175A1A" w:rsidRPr="00175A1A">
        <w:t xml:space="preserve">for its </w:t>
      </w:r>
      <w:r w:rsidR="00175A1A" w:rsidRPr="00E605B5">
        <w:t>historically stable party</w:t>
      </w:r>
      <w:r w:rsidR="00175A1A">
        <w:t>,</w:t>
      </w:r>
      <w:r w:rsidR="00175A1A" w:rsidRPr="00E605B5">
        <w:t xml:space="preserve"> featuring a well-defined ideological spectrum that spans from the left to the right</w:t>
      </w:r>
      <w:r w:rsidR="00175A1A" w:rsidRPr="00175A1A">
        <w:t xml:space="preserve">. </w:t>
      </w:r>
      <w:r w:rsidR="00175A1A" w:rsidRPr="00DC24FF">
        <w:t xml:space="preserve">According to </w:t>
      </w:r>
      <w:sdt>
        <w:sdtPr>
          <w:rPr>
            <w:color w:val="000000"/>
          </w:rPr>
          <w:tag w:val="MENDELEY_CITATION_v3_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"/>
          <w:id w:val="-1938124403"/>
          <w:placeholder>
            <w:docPart w:val="8BC12E01B66A364F8D54ECAD31B510A8"/>
          </w:placeholder>
        </w:sdtPr>
        <w:sdtContent>
          <w:proofErr w:type="spellStart"/>
          <w:r w:rsidR="00454ECA" w:rsidRPr="00491339">
            <w:rPr>
              <w:color w:val="000000"/>
            </w:rPr>
            <w:t>Kitschelt</w:t>
          </w:r>
          <w:proofErr w:type="spellEnd"/>
          <w:r w:rsidR="00454ECA" w:rsidRPr="00491339">
            <w:rPr>
              <w:color w:val="000000"/>
            </w:rPr>
            <w:t xml:space="preserve"> et al. (2010)</w:t>
          </w:r>
        </w:sdtContent>
      </w:sdt>
      <w:r w:rsidR="00175A1A" w:rsidRPr="00DC24FF">
        <w:t>, this arrangement allows political parties to distinguish the</w:t>
      </w:r>
      <w:r w:rsidR="00175A1A" w:rsidRPr="00175A1A">
        <w:t xml:space="preserve">mselves through consistent policy positions. </w:t>
      </w:r>
      <w:r w:rsidR="00175A1A" w:rsidRPr="00E605B5">
        <w:t xml:space="preserve">Economic policy serves as a primary axis of differentiation among parties. </w:t>
      </w:r>
      <w:r w:rsidR="00175A1A" w:rsidRPr="00175A1A">
        <w:t>As a result, the political competition in Chile is more predictable and focused on issues, rather than personal politics or other non-policy factors</w:t>
      </w:r>
      <w:r w:rsidR="009F31F8">
        <w:t xml:space="preserve"> (e.g., clientelism</w:t>
      </w:r>
      <w:r w:rsidR="00DC35B5">
        <w:t xml:space="preserve">; see </w:t>
      </w:r>
      <w:sdt>
        <w:sdtPr>
          <w:rPr>
            <w:color w:val="000000"/>
          </w:rPr>
          <w:tag w:val="MENDELEY_CITATION_v3_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"/>
          <w:id w:val="1306894461"/>
          <w:placeholder>
            <w:docPart w:val="E72EBF6C2E1897439679206D525548B4"/>
          </w:placeholder>
        </w:sdtPr>
        <w:sdtContent>
          <w:r w:rsidR="00545686" w:rsidRPr="00545686">
            <w:rPr>
              <w:color w:val="000000"/>
            </w:rPr>
            <w:t>Oliveros, 2021</w:t>
          </w:r>
        </w:sdtContent>
      </w:sdt>
      <w:r w:rsidR="009F31F8">
        <w:t>)</w:t>
      </w:r>
      <w:r w:rsidR="00175A1A" w:rsidRPr="00175A1A">
        <w:t>.</w:t>
      </w:r>
      <w:r w:rsidR="00860287">
        <w:t xml:space="preserve"> </w:t>
      </w:r>
      <w:r w:rsidR="00860287" w:rsidRPr="00E605B5">
        <w:t>In general, parties on the left advocate for increased state intervention in the economy and more robust social welfare policies, while centrist and right-wing parties generally favor market-oriented approaches. This ideological divide over economic policy has significantly shaped electoral competition and contributed to the programmatic structuration of the Chilean party system.</w:t>
      </w:r>
    </w:p>
    <w:p w14:paraId="3966AA07" w14:textId="2353979F" w:rsidR="004B0501" w:rsidRDefault="007A0ADD" w:rsidP="1627EBFD">
      <w:pPr>
        <w:rPr>
          <w:color w:val="000000" w:themeColor="text1"/>
        </w:rPr>
      </w:pPr>
      <w:r>
        <w:t>However, t</w:t>
      </w:r>
      <w:r w:rsidR="00E2755B" w:rsidRPr="1627EBFD">
        <w:t xml:space="preserve">his stability has been challenged by various </w:t>
      </w:r>
      <w:r w:rsidR="6B2FB84A" w:rsidRPr="1F5F9EBD">
        <w:rPr>
          <w:rFonts w:eastAsia="Times New Roman" w:cs="Times New Roman"/>
        </w:rPr>
        <w:t xml:space="preserve">economic </w:t>
      </w:r>
      <w:r w:rsidR="00E2755B" w:rsidRPr="1627EBFD">
        <w:t xml:space="preserve">and </w:t>
      </w:r>
      <w:r w:rsidR="56FC344F" w:rsidRPr="1F5F9EBD">
        <w:rPr>
          <w:rFonts w:eastAsia="Times New Roman" w:cs="Times New Roman"/>
        </w:rPr>
        <w:t xml:space="preserve">political </w:t>
      </w:r>
      <w:r w:rsidR="00E2755B" w:rsidRPr="1627EBFD">
        <w:t>transformations over the decades, particularly following the country</w:t>
      </w:r>
      <w:r w:rsidR="0080779B">
        <w:t>’</w:t>
      </w:r>
      <w:r w:rsidR="00E2755B" w:rsidRPr="1627EBFD">
        <w:t xml:space="preserve">s transition back to democracy in the late 20th century. Structural </w:t>
      </w:r>
      <w:r w:rsidR="00175A1A" w:rsidRPr="1627EBFD">
        <w:t>neoliberal reforms were introduced during the military dictatorship of Augusto Pinochet</w:t>
      </w:r>
      <w:r w:rsidR="00E2755B" w:rsidRPr="1627EBFD">
        <w:t>, effectively ending</w:t>
      </w:r>
      <w:r w:rsidR="00975189">
        <w:t xml:space="preserve"> democracy and</w:t>
      </w:r>
      <w:r w:rsidR="00E2755B" w:rsidRPr="1627EBFD">
        <w:t xml:space="preserve"> the Chilean welfare state</w:t>
      </w:r>
      <w:r w:rsidR="000E5FBA" w:rsidRPr="1627EBFD">
        <w:t xml:space="preserve"> </w:t>
      </w:r>
      <w:sdt>
        <w:sdtPr>
          <w:rPr>
            <w:color w:val="000000"/>
          </w:rPr>
          <w:tag w:val="MENDELEY_CITATION_v3_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"/>
          <w:id w:val="180178733"/>
          <w:placeholder>
            <w:docPart w:val="DefaultPlaceholder_-1854013440"/>
          </w:placeholder>
        </w:sdtPr>
        <w:sdtContent>
          <w:r w:rsidR="00454ECA" w:rsidRPr="00454ECA">
            <w:rPr>
              <w:color w:val="000000"/>
            </w:rPr>
            <w:t>(Reid, 2009; Roberts, 2015)</w:t>
          </w:r>
        </w:sdtContent>
      </w:sdt>
      <w:r w:rsidR="000E5FBA" w:rsidRPr="1627EBFD">
        <w:t>.</w:t>
      </w:r>
      <w:r w:rsidR="0079478A">
        <w:t xml:space="preserve"> </w:t>
      </w:r>
      <w:r w:rsidR="000A7778" w:rsidRPr="007B2E60">
        <w:t>Furthermore</w:t>
      </w:r>
      <w:r w:rsidR="27FE0B58" w:rsidRPr="007B2E60">
        <w:t>, r</w:t>
      </w:r>
      <w:r w:rsidR="001177D4" w:rsidRPr="007B2E60">
        <w:t>ecent years</w:t>
      </w:r>
      <w:r w:rsidR="427DDFE8" w:rsidRPr="007B2E60">
        <w:t xml:space="preserve"> </w:t>
      </w:r>
      <w:r w:rsidR="001177D4" w:rsidRPr="007B2E60">
        <w:t>have seen a progressive deterioration of the</w:t>
      </w:r>
      <w:r w:rsidR="00782680" w:rsidRPr="007B2E60">
        <w:t xml:space="preserve"> Chilean party-mass linkages. For example</w:t>
      </w:r>
      <w:r w:rsidR="00FE0371" w:rsidRPr="007B2E60">
        <w:t xml:space="preserve">, </w:t>
      </w:r>
      <w:sdt>
        <w:sdtPr>
          <w:rPr>
            <w:color w:val="000000"/>
          </w:rPr>
          <w:tag w:val="MENDELEY_CITATION_v3_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"/>
          <w:id w:val="1314682699"/>
          <w:placeholder>
            <w:docPart w:val="DefaultPlaceholder_-1854013440"/>
          </w:placeholder>
        </w:sdtPr>
        <w:sdtContent>
          <w:r w:rsidR="00454ECA" w:rsidRPr="00454ECA">
            <w:rPr>
              <w:color w:val="000000"/>
            </w:rPr>
            <w:t>Visconti (2021)</w:t>
          </w:r>
        </w:sdtContent>
      </w:sdt>
      <w:r w:rsidR="003413C1" w:rsidRPr="1F5F9EBD">
        <w:rPr>
          <w:color w:val="000000" w:themeColor="text1"/>
        </w:rPr>
        <w:t xml:space="preserve"> </w:t>
      </w:r>
      <w:r w:rsidR="009164CF" w:rsidRPr="007B2E60">
        <w:t xml:space="preserve">explains that </w:t>
      </w:r>
      <w:r w:rsidR="00851C92" w:rsidRPr="007B2E60">
        <w:t>voter</w:t>
      </w:r>
      <w:r w:rsidR="00C36C82">
        <w:t>’</w:t>
      </w:r>
      <w:r w:rsidR="00851C92" w:rsidRPr="007B2E60">
        <w:t>s ideological stances</w:t>
      </w:r>
      <w:r w:rsidR="009164CF" w:rsidRPr="007B2E60">
        <w:t xml:space="preserve"> </w:t>
      </w:r>
      <w:r w:rsidR="00BF1F1D" w:rsidRPr="007B2E60">
        <w:t>do not ful</w:t>
      </w:r>
      <w:r w:rsidR="00BF1F1D">
        <w:rPr>
          <w:color w:val="000000" w:themeColor="text1"/>
        </w:rPr>
        <w:t>ly explain electoral choices in Chile</w:t>
      </w:r>
      <w:r w:rsidR="007B460C">
        <w:rPr>
          <w:color w:val="000000" w:themeColor="text1"/>
        </w:rPr>
        <w:t xml:space="preserve"> </w:t>
      </w:r>
      <w:r w:rsidR="009316D0" w:rsidRPr="009316D0">
        <w:rPr>
          <w:color w:val="000000" w:themeColor="text1"/>
        </w:rPr>
        <w:t>as they used to</w:t>
      </w:r>
      <w:r w:rsidR="00920BC6">
        <w:rPr>
          <w:color w:val="000000" w:themeColor="text1"/>
        </w:rPr>
        <w:t xml:space="preserve">, leading to </w:t>
      </w:r>
      <w:r w:rsidR="00BF1F1D">
        <w:rPr>
          <w:color w:val="000000" w:themeColor="text1"/>
        </w:rPr>
        <w:t xml:space="preserve">a </w:t>
      </w:r>
      <w:r w:rsidR="009164CF" w:rsidRPr="009164CF">
        <w:rPr>
          <w:color w:val="000000" w:themeColor="text1"/>
        </w:rPr>
        <w:t xml:space="preserve">crisis of </w:t>
      </w:r>
      <w:r w:rsidR="00EB655F">
        <w:rPr>
          <w:color w:val="000000" w:themeColor="text1"/>
        </w:rPr>
        <w:t xml:space="preserve">political </w:t>
      </w:r>
      <w:r w:rsidR="009164CF" w:rsidRPr="009164CF">
        <w:rPr>
          <w:color w:val="000000" w:themeColor="text1"/>
        </w:rPr>
        <w:t>representation</w:t>
      </w:r>
      <w:r w:rsidR="00920BC6">
        <w:rPr>
          <w:color w:val="000000" w:themeColor="text1"/>
        </w:rPr>
        <w:t xml:space="preserve">. </w:t>
      </w:r>
      <w:r w:rsidR="00B04057">
        <w:rPr>
          <w:color w:val="000000" w:themeColor="text1"/>
        </w:rPr>
        <w:t xml:space="preserve">These </w:t>
      </w:r>
      <w:r w:rsidR="00891A62" w:rsidRPr="00891A62">
        <w:rPr>
          <w:color w:val="000000" w:themeColor="text1"/>
        </w:rPr>
        <w:t>issue</w:t>
      </w:r>
      <w:r w:rsidR="00463305">
        <w:rPr>
          <w:color w:val="000000" w:themeColor="text1"/>
        </w:rPr>
        <w:t>s</w:t>
      </w:r>
      <w:r w:rsidR="00891A62" w:rsidRPr="00891A62">
        <w:rPr>
          <w:color w:val="000000" w:themeColor="text1"/>
        </w:rPr>
        <w:t>, combined with declining political participation and a marked decrease in public trust in political institutions, contributed to the severe social unrest that occurred in October 2019</w:t>
      </w:r>
      <w:r w:rsidR="00891A62">
        <w:rPr>
          <w:color w:val="000000" w:themeColor="text1"/>
        </w:rPr>
        <w:t xml:space="preserve"> </w:t>
      </w:r>
      <w:sdt>
        <w:sdtPr>
          <w:rPr>
            <w:color w:val="000000"/>
          </w:rPr>
          <w:tag w:val="MENDELEY_CITATION_v3_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"/>
          <w:id w:val="-383562983"/>
          <w:placeholder>
            <w:docPart w:val="F959D7D8AB04904088BFEA45F965B412"/>
          </w:placeholder>
        </w:sdtPr>
        <w:sdtContent>
          <w:r w:rsidR="00454ECA" w:rsidRPr="00454ECA">
            <w:rPr>
              <w:color w:val="000000"/>
            </w:rPr>
            <w:t>(Morales Quiroga, 2020)</w:t>
          </w:r>
        </w:sdtContent>
      </w:sdt>
      <w:r w:rsidR="008001E3">
        <w:rPr>
          <w:color w:val="000000" w:themeColor="text1"/>
        </w:rPr>
        <w:t xml:space="preserve">. </w:t>
      </w:r>
    </w:p>
    <w:p w14:paraId="5D0ABF79" w14:textId="3868A1A0" w:rsidR="006B021A" w:rsidRPr="00950C21" w:rsidRDefault="004B0501" w:rsidP="00950C21">
      <w:pPr>
        <w:rPr>
          <w:color w:val="000000" w:themeColor="text1"/>
        </w:rPr>
      </w:pPr>
      <w:r>
        <w:rPr>
          <w:color w:val="000000" w:themeColor="text1"/>
        </w:rPr>
        <w:t>D</w:t>
      </w:r>
      <w:r w:rsidR="00F444CE" w:rsidRPr="1627EBFD">
        <w:t xml:space="preserve">espite these challenges, Chilean parties </w:t>
      </w:r>
      <w:r w:rsidR="00F91E9D">
        <w:t xml:space="preserve">still </w:t>
      </w:r>
      <w:r w:rsidR="00F444CE" w:rsidRPr="1627EBFD">
        <w:t xml:space="preserve">differentiate themselves based on coherent policy positions, leading to </w:t>
      </w:r>
      <w:r w:rsidR="00F444CE" w:rsidRPr="007B2E60">
        <w:t>more predictable and issue-driven political competition.</w:t>
      </w:r>
      <w:r w:rsidR="00F91E9D">
        <w:t xml:space="preserve"> </w:t>
      </w:r>
      <w:r w:rsidR="00885064">
        <w:t>For example, s</w:t>
      </w:r>
      <w:r w:rsidR="00F444CE" w:rsidRPr="007B2E60">
        <w:t xml:space="preserve">ocial issues, including reforms in education, healthcare, and pensions, </w:t>
      </w:r>
      <w:r w:rsidR="00F91E9D">
        <w:t xml:space="preserve">still </w:t>
      </w:r>
      <w:r w:rsidR="00F444CE" w:rsidRPr="007B2E60">
        <w:t>influence</w:t>
      </w:r>
      <w:r w:rsidR="00F91E9D">
        <w:t xml:space="preserve"> </w:t>
      </w:r>
      <w:r w:rsidR="00F444CE" w:rsidRPr="007B2E60">
        <w:t xml:space="preserve">party </w:t>
      </w:r>
      <w:r w:rsidR="00F444CE" w:rsidRPr="007B2E60">
        <w:lastRenderedPageBreak/>
        <w:t>competition.</w:t>
      </w:r>
      <w:r w:rsidR="00F30CC6">
        <w:t xml:space="preserve"> </w:t>
      </w:r>
      <w:r w:rsidR="00FA7393" w:rsidRPr="00FA7393">
        <w:rPr>
          <w:color w:val="000000" w:themeColor="text1"/>
        </w:rPr>
        <w:t>Therefore, despite showing signs of democratic deterioration, Chile remains a robust and well-established democracy. For example, while Chile</w:t>
      </w:r>
      <w:r w:rsidR="00997521">
        <w:rPr>
          <w:color w:val="000000" w:themeColor="text1"/>
        </w:rPr>
        <w:t>’</w:t>
      </w:r>
      <w:r w:rsidR="00FA7393" w:rsidRPr="00FA7393">
        <w:rPr>
          <w:color w:val="000000" w:themeColor="text1"/>
        </w:rPr>
        <w:t>s transition to democracy was marked by authoritarian and elitist origins</w:t>
      </w:r>
      <w:r w:rsidR="00510531">
        <w:rPr>
          <w:color w:val="000000" w:themeColor="text1"/>
        </w:rPr>
        <w:t xml:space="preserve"> </w:t>
      </w:r>
      <w:sdt>
        <w:sdtPr>
          <w:rPr>
            <w:color w:val="000000" w:themeColor="text1"/>
          </w:rPr>
          <w:tag w:val="MENDELEY_CITATION_v3_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"/>
          <w:id w:val="1332641494"/>
          <w:placeholder>
            <w:docPart w:val="DefaultPlaceholder_-1854013440"/>
          </w:placeholder>
        </w:sdtPr>
        <w:sdtContent>
          <w:r w:rsidR="00454ECA">
            <w:rPr>
              <w:rFonts w:eastAsia="Times New Roman"/>
            </w:rPr>
            <w:t xml:space="preserve">(Albertus &amp; </w:t>
          </w:r>
          <w:proofErr w:type="spellStart"/>
          <w:r w:rsidR="00454ECA">
            <w:rPr>
              <w:rFonts w:eastAsia="Times New Roman"/>
            </w:rPr>
            <w:t>Menaldo</w:t>
          </w:r>
          <w:proofErr w:type="spellEnd"/>
          <w:r w:rsidR="00454ECA">
            <w:rPr>
              <w:rFonts w:eastAsia="Times New Roman"/>
            </w:rPr>
            <w:t>, 2017)</w:t>
          </w:r>
        </w:sdtContent>
      </w:sdt>
      <w:r w:rsidR="00FA7393" w:rsidRPr="00FA7393">
        <w:rPr>
          <w:color w:val="000000" w:themeColor="text1"/>
        </w:rPr>
        <w:t>, there has been consistent progress in reducing military influence and enhancing legal safeguards. This includes appointing civilian defense ministers, increasing civilian oversight over military budgets, and even prosecuting those responsible for crimes committed during the dictatorship</w:t>
      </w:r>
      <w:r w:rsidR="00022AED">
        <w:rPr>
          <w:color w:val="000000" w:themeColor="text1"/>
        </w:rPr>
        <w:t xml:space="preserve"> </w:t>
      </w:r>
      <w:sdt>
        <w:sdtPr>
          <w:rPr>
            <w:color w:val="000000" w:themeColor="text1"/>
          </w:rPr>
          <w:tag w:val="MENDELEY_CITATION_v3_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"/>
          <w:id w:val="-41743893"/>
          <w:placeholder>
            <w:docPart w:val="DefaultPlaceholder_-1854013440"/>
          </w:placeholder>
        </w:sdtPr>
        <w:sdtContent>
          <w:r w:rsidR="00454ECA">
            <w:rPr>
              <w:rFonts w:eastAsia="Times New Roman"/>
            </w:rPr>
            <w:t>(Haggard &amp; Kaufman, 2016, p. 313)</w:t>
          </w:r>
        </w:sdtContent>
      </w:sdt>
      <w:r w:rsidR="00DF0E30">
        <w:rPr>
          <w:color w:val="000000" w:themeColor="text1"/>
        </w:rPr>
        <w:t>.</w:t>
      </w:r>
    </w:p>
    <w:p w14:paraId="1D56E923" w14:textId="1C73DEA9" w:rsidR="00682DCA" w:rsidRPr="00950C21" w:rsidRDefault="00534565" w:rsidP="00950C21">
      <w:pPr>
        <w:pStyle w:val="Heading2"/>
      </w:pPr>
      <w:r w:rsidRPr="00950C21">
        <w:t xml:space="preserve">Conjoint </w:t>
      </w:r>
      <w:r w:rsidR="00CB21AE" w:rsidRPr="00792A28">
        <w:t>E</w:t>
      </w:r>
      <w:r w:rsidRPr="00792A28">
        <w:t xml:space="preserve">xperimental </w:t>
      </w:r>
      <w:r w:rsidR="00CB21AE" w:rsidRPr="00792A28">
        <w:t>D</w:t>
      </w:r>
      <w:r w:rsidRPr="00950C21">
        <w:t>esign</w:t>
      </w:r>
    </w:p>
    <w:p w14:paraId="52F74DC2" w14:textId="2CB10B39" w:rsidR="000D0928" w:rsidRDefault="49CFA489" w:rsidP="000D0928">
      <w:r>
        <w:t xml:space="preserve">The measurement validity of ‘standard’ survey questions on democratic support has been recently questioned (Graham and </w:t>
      </w:r>
      <w:proofErr w:type="spellStart"/>
      <w:r>
        <w:t>Svolik</w:t>
      </w:r>
      <w:proofErr w:type="spellEnd"/>
      <w:r>
        <w:t>, 2020; Claassen et al.</w:t>
      </w:r>
      <w:r w:rsidR="1E226A59">
        <w:t xml:space="preserve">, 2024). Unlike previous studies on electoral losers’ </w:t>
      </w:r>
      <w:r w:rsidR="797A2849">
        <w:t>democratic system support w</w:t>
      </w:r>
      <w:r w:rsidR="000D0928">
        <w:t xml:space="preserve">e investigate our hypotheses with </w:t>
      </w:r>
      <w:r w:rsidR="00DF537F">
        <w:t xml:space="preserve">novel </w:t>
      </w:r>
      <w:r w:rsidR="000D0928">
        <w:t xml:space="preserve">data from two conjoint experiments. Conjoint experimental approach is suitable for our purposes as it </w:t>
      </w:r>
      <w:r w:rsidR="000D0928" w:rsidRPr="000D0928">
        <w:t xml:space="preserve">can mitigate potential problems with social desirability bias </w:t>
      </w:r>
      <w:r w:rsidR="00671803">
        <w:fldChar w:fldCharType="begin"/>
      </w:r>
      <w:r w:rsidR="00671803">
        <w:instrText xml:space="preserve"> ADDIN ZOTERO_ITEM CSL_CITATION {"citationID":"vv9YNQ7x","properties":{"formattedCitation":"(Horiuchi, Markovich, and Yamamoto 2022)","plainCitation":"(Horiuchi, Markovich, and Yamamoto 2022)","noteIndex":0},"citationItems":[{"id":25,"uris":["http://zotero.org/users/local/tCw1O05N/items/MZ4V89HK"],"itemData":{"id":25,"type":"article-journal","abstract":"Abstract\n            How can we elicit honest responses in surveys? Conjoint analysis has become a popular tool to address social desirability bias (SDB), or systematic survey misreporting on sensitive topics. However, there has been no direct evidence showing its suitability for this purpose. We propose a novel experimental design to identify conjoint analysis’s ability to mitigate SDB. Specifically, we compare a standard, fully randomized conjoint design against a partially randomized design where only the sensitive attribute is varied between the two profiles in each task. We also include a control condition to remove confounding due to the increased attention to the varying attribute under the partially randomized design. We implement this empirical strategy in two studies on attitudes about environmental conservation and preferences about congressional candidates. In both studies, our estimates indicate that the fully randomized conjoint design could reduce SDB for the average marginal component effect (AMCE) of the sensitive attribute by about two-thirds of the AMCE itself. Although encouraging, we caution that our results are exploratory and exhibit some sensitivity to alternative model specifications, suggesting the need for additional confirmatory evidence based on the proposed design.","container-title":"Political Analysis","DOI":"10.1017/pan.2021.30","ISSN":"1047-1987, 1476-4989","issue":"4","journalAbbreviation":"Polit. Anal.","language":"en","page":"535-549","source":"DOI.org (Crossref)","title":"Does Conjoint Analysis Mitigate Social Desirability Bias?","volume":"30","author":[{"family":"Horiuchi","given":"Yusaku"},{"family":"Markovich","given":"Zachary"},{"family":"Yamamoto","given":"Teppei"}],"issued":{"date-parts":[["2022",10]]}}}],"schema":"https://github.com/citation-style-language/schema/raw/master/csl-citation.json"} </w:instrText>
      </w:r>
      <w:r w:rsidR="00671803">
        <w:fldChar w:fldCharType="separate"/>
      </w:r>
      <w:r w:rsidR="00671803" w:rsidRPr="00671803">
        <w:rPr>
          <w:rFonts w:cs="Times New Roman"/>
        </w:rPr>
        <w:t>(Horiuchi, Markovich, and Yamamoto 2022)</w:t>
      </w:r>
      <w:r w:rsidR="00671803">
        <w:fldChar w:fldCharType="end"/>
      </w:r>
      <w:r w:rsidR="000D0928" w:rsidRPr="000D0928">
        <w:t xml:space="preserve">. </w:t>
      </w:r>
      <w:r w:rsidR="35BB9F53">
        <w:t xml:space="preserve">In addition, </w:t>
      </w:r>
      <w:r w:rsidR="10945A68">
        <w:t xml:space="preserve">our experiment </w:t>
      </w:r>
      <w:r w:rsidR="35BB9F53">
        <w:t xml:space="preserve">allows us to examine the </w:t>
      </w:r>
      <w:proofErr w:type="gramStart"/>
      <w:r w:rsidR="35BB9F53">
        <w:t>particular question</w:t>
      </w:r>
      <w:proofErr w:type="gramEnd"/>
      <w:r w:rsidR="35BB9F53">
        <w:t xml:space="preserve"> of citizen support for anti-systemic actions by politicians</w:t>
      </w:r>
      <w:r w:rsidR="2A3DBCD1">
        <w:t>, wh</w:t>
      </w:r>
      <w:r w:rsidR="00F55A8E">
        <w:t>i</w:t>
      </w:r>
      <w:r w:rsidR="2A3DBCD1">
        <w:t xml:space="preserve">ch is something that has direct real-world relevance after the events in the US on 6 January 2021. </w:t>
      </w:r>
      <w:r w:rsidR="06A69C0F">
        <w:t xml:space="preserve"> </w:t>
      </w:r>
      <w:r w:rsidR="00454ECA" w:rsidRPr="000D0928">
        <w:t xml:space="preserve">In addition, conjoint experiments have been shown to perform well in terms of external validity </w:t>
      </w:r>
      <w:r w:rsidR="00454ECA">
        <w:fldChar w:fldCharType="begin"/>
      </w:r>
      <w:r w:rsidR="00454ECA">
        <w:instrText xml:space="preserve"> ADDIN ZOTERO_ITEM CSL_CITATION {"citationID":"faYdRGbE","properties":{"formattedCitation":"(Hainmueller, Hangartner, and Yamamoto 2015)","plainCitation":"(Hainmueller, Hangartner, and Yamamoto 2015)","noteIndex":0},"citationItems":[{"id":26,"uris":["http://zotero.org/users/local/tCw1O05N/items/EQXB9CB7"],"itemData":{"id":26,"type":"article-journal","abstract":"Significance\n            Little evidence exists on whether preferences about hypothetical choices measured in a survey experiment are driven by the same structural determinants of the actual choices made in the real world. This study answers this question using a natural experiment as a behavioral benchmark. Comparing the results from conjoint and vignette experiments on which attributes of hypothetical immigrants generate support for naturalization with the outcomes of closely corresponding referendums in Switzerland, we find that the effects estimated from the surveys match the effects of the same attributes in the behavioral benchmark remarkably well. We also find that seemingly subtle differences in survey designs can produce significant differences in performance. Overall, the paired conjoint design performs the best.\n          , \n            Survey experiments, like vignette and conjoint analyses, are widely used in the social sciences to elicit stated preferences and study how humans make multidimensional choices. However, there is a paucity of research on the external validity of these methods that examines whether the determinants that explain hypothetical choices made by survey respondents match the determinants that explain what subjects actually do when making similar choices in real-world situations. This study compares results from conjoint and vignette analyses on which immigrant attributes generate support for naturalization with closely corresponding behavioral data from a natural experiment in Switzerland, where some municipalities used referendums to decide on the citizenship applications of foreign residents. Using a representative sample from the same population and the official descriptions of applicant characteristics that voters received before each referendum as a behavioral benchmark, we find that the effects of the applicant attributes estimated from the survey experiments perform remarkably well in recovering the effects of the same attributes in the behavioral benchmark. We also find important differences in the relative performances of the different designs. Overall, the paired conjoint design, where respondents evaluate two immigrants side by side, comes closest to the behavioral benchmark; on average, its estimates are within 2% percentage points of the effects in the behavioral benchmark.","container-title":"Proceedings of the National Academy of Sciences","DOI":"10.1073/pnas.1416587112","ISSN":"0027-8424, 1091-6490","issue":"8","journalAbbreviation":"Proc. Natl. Acad. Sci. U.S.A.","language":"en","page":"2395-2400","source":"DOI.org (Crossref)","title":"Validating vignette and conjoint survey experiments against real-world behavior","volume":"112","author":[{"family":"Hainmueller","given":"Jens"},{"family":"Hangartner","given":"Dominik"},{"family":"Yamamoto","given":"Teppei"}],"issued":{"date-parts":[["2015",2,24]]}}}],"schema":"https://github.com/citation-style-language/schema/raw/master/csl-citation.json"} </w:instrText>
      </w:r>
      <w:r w:rsidR="00454ECA">
        <w:fldChar w:fldCharType="separate"/>
      </w:r>
      <w:r w:rsidR="00454ECA" w:rsidRPr="00671803">
        <w:rPr>
          <w:rFonts w:cs="Times New Roman"/>
        </w:rPr>
        <w:t>(Hainmueller, Hangartner, and Yamamoto 2015)</w:t>
      </w:r>
      <w:r w:rsidR="00454ECA">
        <w:fldChar w:fldCharType="end"/>
      </w:r>
      <w:r w:rsidR="00454ECA">
        <w:t xml:space="preserve">, and have been using to study other related questions, such as voter preferences </w:t>
      </w:r>
      <w:sdt>
        <w:sdtPr>
          <w:rPr>
            <w:color w:val="000000" w:themeColor="text1"/>
          </w:rPr>
          <w:tag w:val="MENDELEY_CITATION_v3_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"/>
          <w:id w:val="636695395"/>
          <w:placeholder>
            <w:docPart w:val="90BB0D106A17874CA17148AA50A609F6"/>
          </w:placeholder>
        </w:sdtPr>
        <w:sdtContent>
          <w:r w:rsidR="00454ECA" w:rsidRPr="249E21DD">
            <w:rPr>
              <w:color w:val="000000" w:themeColor="text1"/>
            </w:rPr>
            <w:t>(Abramson et al., 2022)</w:t>
          </w:r>
        </w:sdtContent>
      </w:sdt>
      <w:r w:rsidR="00454ECA">
        <w:t xml:space="preserve">, </w:t>
      </w:r>
      <w:r w:rsidR="00454ECA" w:rsidRPr="001D0FB6">
        <w:t>elite transgressions of democratic norms</w:t>
      </w:r>
      <w:r w:rsidR="00454ECA">
        <w:t xml:space="preserve"> </w:t>
      </w:r>
      <w:sdt>
        <w:sdtPr>
          <w:tag w:val="MENDELEY_CITATION_v3_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"/>
          <w:id w:val="-363898855"/>
          <w:placeholder>
            <w:docPart w:val="90BB0D106A17874CA17148AA50A609F6"/>
          </w:placeholder>
        </w:sdtPr>
        <w:sdtContent>
          <w:r w:rsidR="00454ECA">
            <w:rPr>
              <w:rFonts w:eastAsia="Times New Roman"/>
            </w:rPr>
            <w:t>(Saikkonen &amp; Christensen, 2023)</w:t>
          </w:r>
        </w:sdtContent>
      </w:sdt>
      <w:r w:rsidR="00454ECA" w:rsidRPr="001D0FB6">
        <w:t>, clientelism</w:t>
      </w:r>
      <w:r w:rsidR="00454ECA">
        <w:t xml:space="preserve"> </w:t>
      </w:r>
      <w:sdt>
        <w:sdtPr>
          <w:tag w:val="MENDELEY_CITATION_v3_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"/>
          <w:id w:val="-1794595905"/>
          <w:placeholder>
            <w:docPart w:val="90BB0D106A17874CA17148AA50A609F6"/>
          </w:placeholder>
        </w:sdtPr>
        <w:sdtContent>
          <w:r w:rsidR="00454ECA">
            <w:rPr>
              <w:rFonts w:eastAsia="Times New Roman"/>
            </w:rPr>
            <w:t>(Gherghina &amp; Saikkonen, 2023)</w:t>
          </w:r>
        </w:sdtContent>
      </w:sdt>
      <w:r w:rsidR="00454ECA" w:rsidRPr="001D0FB6">
        <w:t>,</w:t>
      </w:r>
      <w:r w:rsidR="00454ECA">
        <w:t xml:space="preserve"> influence of party labels </w:t>
      </w:r>
      <w:sdt>
        <w:sdtPr>
          <w:tag w:val="MENDELEY_CITATION_v3_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"/>
          <w:id w:val="236445752"/>
          <w:placeholder>
            <w:docPart w:val="90BB0D106A17874CA17148AA50A609F6"/>
          </w:placeholder>
        </w:sdtPr>
        <w:sdtContent>
          <w:r w:rsidR="00454ECA">
            <w:rPr>
              <w:rFonts w:eastAsia="Times New Roman"/>
            </w:rPr>
            <w:t>(Kirkland &amp; Coppock, 2018)</w:t>
          </w:r>
        </w:sdtContent>
      </w:sdt>
      <w:r w:rsidR="00454ECA">
        <w:t xml:space="preserve"> and gender </w:t>
      </w:r>
      <w:sdt>
        <w:sdtPr>
          <w:tag w:val="MENDELEY_CITATION_v3_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"/>
          <w:id w:val="306207715"/>
          <w:placeholder>
            <w:docPart w:val="90BB0D106A17874CA17148AA50A609F6"/>
          </w:placeholder>
        </w:sdtPr>
        <w:sdtContent>
          <w:r w:rsidR="00454ECA">
            <w:rPr>
              <w:rFonts w:eastAsia="Times New Roman"/>
            </w:rPr>
            <w:t>(Ono &amp; Yamada, 2020)</w:t>
          </w:r>
        </w:sdtContent>
      </w:sdt>
      <w:r w:rsidR="00454ECA">
        <w:t>.</w:t>
      </w:r>
    </w:p>
    <w:p w14:paraId="3F22E827" w14:textId="77777777" w:rsidR="00E61CE7" w:rsidRDefault="00E61CE7">
      <w:pPr>
        <w:spacing w:line="259" w:lineRule="auto"/>
        <w:jc w:val="left"/>
        <w:rPr>
          <w:i/>
          <w:iCs/>
          <w:color w:val="44546A" w:themeColor="text2"/>
          <w:sz w:val="18"/>
          <w:szCs w:val="18"/>
        </w:rPr>
      </w:pPr>
      <w:bookmarkStart w:id="157" w:name="_Ref161318674"/>
      <w:bookmarkStart w:id="158" w:name="_Ref161318667"/>
      <w:r>
        <w:br w:type="page"/>
      </w:r>
    </w:p>
    <w:p w14:paraId="5423F9AE" w14:textId="10D60C7F" w:rsidR="00A5111B" w:rsidRPr="00724E3B" w:rsidRDefault="009F50E3" w:rsidP="00724E3B">
      <w:pPr>
        <w:pStyle w:val="Caption"/>
        <w:jc w:val="center"/>
        <w:rPr>
          <w:rFonts w:asciiTheme="minorHAnsi" w:hAnsiTheme="minorHAnsi" w:cstheme="minorHAnsi"/>
          <w:szCs w:val="24"/>
        </w:rPr>
      </w:pPr>
      <w:r>
        <w:lastRenderedPageBreak/>
        <w:t xml:space="preserve">Table </w:t>
      </w:r>
      <w:r>
        <w:fldChar w:fldCharType="begin"/>
      </w:r>
      <w:r>
        <w:instrText xml:space="preserve"> SEQ Table \* ARABIC </w:instrText>
      </w:r>
      <w:r>
        <w:fldChar w:fldCharType="separate"/>
      </w:r>
      <w:r w:rsidR="00DC5EA8">
        <w:rPr>
          <w:noProof/>
        </w:rPr>
        <w:t>1</w:t>
      </w:r>
      <w:r>
        <w:fldChar w:fldCharType="end"/>
      </w:r>
      <w:bookmarkEnd w:id="157"/>
      <w:r>
        <w:t xml:space="preserve">: </w:t>
      </w:r>
      <w:r w:rsidRPr="00076C06">
        <w:t xml:space="preserve">Attributes and </w:t>
      </w:r>
      <w:r>
        <w:t>A</w:t>
      </w:r>
      <w:r w:rsidRPr="00076C06">
        <w:t xml:space="preserve">ttribute </w:t>
      </w:r>
      <w:r>
        <w:t>L</w:t>
      </w:r>
      <w:r w:rsidRPr="00076C06">
        <w:t xml:space="preserve">evels in the </w:t>
      </w:r>
      <w:r>
        <w:t>C</w:t>
      </w:r>
      <w:r w:rsidRPr="00076C06">
        <w:t xml:space="preserve">onjoint </w:t>
      </w:r>
      <w:r>
        <w:t>E</w:t>
      </w:r>
      <w:r w:rsidRPr="00076C06">
        <w:t>xperiment</w:t>
      </w:r>
      <w:bookmarkEnd w:id="158"/>
    </w:p>
    <w:tbl>
      <w:tblPr>
        <w:tblW w:w="811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9"/>
        <w:gridCol w:w="1311"/>
        <w:gridCol w:w="1778"/>
        <w:gridCol w:w="5007"/>
      </w:tblGrid>
      <w:tr w:rsidR="005B283C" w:rsidRPr="002E0640" w14:paraId="5696A8F8" w14:textId="77777777" w:rsidTr="00D2462B">
        <w:trPr>
          <w:gridBefore w:val="1"/>
          <w:wBefore w:w="19" w:type="dxa"/>
          <w:trHeight w:val="120"/>
          <w:jc w:val="center"/>
        </w:trPr>
        <w:tc>
          <w:tcPr>
            <w:tcW w:w="1311" w:type="dxa"/>
          </w:tcPr>
          <w:p w14:paraId="0BB8725C" w14:textId="77777777" w:rsidR="005B283C" w:rsidRPr="005B283C" w:rsidRDefault="005B283C" w:rsidP="00D2462B">
            <w:pPr>
              <w:pStyle w:val="NoSpacing"/>
              <w:jc w:val="center"/>
              <w:rPr>
                <w:lang w:val="en-US" w:eastAsia="sv-FI"/>
              </w:rPr>
            </w:pPr>
          </w:p>
        </w:tc>
        <w:tc>
          <w:tcPr>
            <w:tcW w:w="1778" w:type="dxa"/>
            <w:tcMar>
              <w:top w:w="100" w:type="dxa"/>
              <w:left w:w="100" w:type="dxa"/>
              <w:bottom w:w="100" w:type="dxa"/>
              <w:right w:w="100" w:type="dxa"/>
            </w:tcMar>
            <w:hideMark/>
          </w:tcPr>
          <w:p w14:paraId="41E9320C" w14:textId="5B925E7A" w:rsidR="005B283C" w:rsidRPr="00F14683" w:rsidRDefault="005B283C" w:rsidP="00D2462B">
            <w:pPr>
              <w:pStyle w:val="NoSpacing"/>
              <w:jc w:val="center"/>
              <w:rPr>
                <w:b/>
                <w:bCs/>
                <w:lang w:eastAsia="sv-FI"/>
              </w:rPr>
            </w:pPr>
            <w:r w:rsidRPr="57F07EB9">
              <w:rPr>
                <w:b/>
                <w:bCs/>
                <w:lang w:eastAsia="sv-FI"/>
              </w:rPr>
              <w:t>Attribute</w:t>
            </w:r>
          </w:p>
        </w:tc>
        <w:tc>
          <w:tcPr>
            <w:tcW w:w="5007" w:type="dxa"/>
            <w:tcMar>
              <w:top w:w="100" w:type="dxa"/>
              <w:left w:w="100" w:type="dxa"/>
              <w:bottom w:w="100" w:type="dxa"/>
              <w:right w:w="100" w:type="dxa"/>
            </w:tcMar>
            <w:hideMark/>
          </w:tcPr>
          <w:p w14:paraId="2A31E122" w14:textId="4BA42FEC" w:rsidR="005B283C" w:rsidRPr="00F14683" w:rsidRDefault="005B283C" w:rsidP="00D2462B">
            <w:pPr>
              <w:pStyle w:val="NoSpacing"/>
              <w:jc w:val="center"/>
              <w:rPr>
                <w:b/>
                <w:bCs/>
                <w:lang w:eastAsia="sv-FI"/>
              </w:rPr>
            </w:pPr>
            <w:r w:rsidRPr="57F07EB9">
              <w:rPr>
                <w:b/>
                <w:bCs/>
                <w:lang w:eastAsia="sv-FI"/>
              </w:rPr>
              <w:t>Attribute Levels</w:t>
            </w:r>
          </w:p>
        </w:tc>
      </w:tr>
      <w:tr w:rsidR="005B283C" w:rsidRPr="00D75692" w14:paraId="498BCF72" w14:textId="77777777" w:rsidTr="006A3BE2">
        <w:trPr>
          <w:gridBefore w:val="1"/>
          <w:wBefore w:w="19" w:type="dxa"/>
          <w:trHeight w:val="1845"/>
          <w:jc w:val="center"/>
        </w:trPr>
        <w:tc>
          <w:tcPr>
            <w:tcW w:w="1311" w:type="dxa"/>
            <w:vAlign w:val="center"/>
          </w:tcPr>
          <w:p w14:paraId="65F1BC7E" w14:textId="18303A51" w:rsidR="005B283C" w:rsidRPr="00F14683" w:rsidRDefault="005B283C" w:rsidP="004550DB">
            <w:pPr>
              <w:pStyle w:val="NoSpacing"/>
              <w:spacing w:before="240" w:after="240"/>
              <w:jc w:val="center"/>
              <w:rPr>
                <w:b/>
                <w:bCs/>
                <w:lang w:val="en-US" w:eastAsia="sv-FI"/>
              </w:rPr>
            </w:pPr>
            <w:r w:rsidRPr="57F07EB9">
              <w:rPr>
                <w:b/>
                <w:bCs/>
                <w:lang w:val="en-US" w:eastAsia="sv-FI"/>
              </w:rPr>
              <w:t>Anti-Systemic Position</w:t>
            </w:r>
          </w:p>
        </w:tc>
        <w:tc>
          <w:tcPr>
            <w:tcW w:w="1778" w:type="dxa"/>
            <w:tcMar>
              <w:top w:w="100" w:type="dxa"/>
              <w:left w:w="100" w:type="dxa"/>
              <w:bottom w:w="100" w:type="dxa"/>
              <w:right w:w="100" w:type="dxa"/>
            </w:tcMar>
            <w:vAlign w:val="center"/>
            <w:hideMark/>
          </w:tcPr>
          <w:p w14:paraId="5062E76D" w14:textId="7BED0EA7" w:rsidR="005B283C" w:rsidRPr="00F14683" w:rsidRDefault="005B283C" w:rsidP="004550DB">
            <w:pPr>
              <w:pStyle w:val="NoSpacing"/>
              <w:spacing w:before="240" w:after="240"/>
              <w:jc w:val="center"/>
              <w:rPr>
                <w:b/>
                <w:bCs/>
                <w:lang w:val="en-US" w:eastAsia="sv-FI"/>
              </w:rPr>
            </w:pPr>
            <w:r w:rsidRPr="57F07EB9">
              <w:rPr>
                <w:b/>
                <w:bCs/>
                <w:lang w:val="en-US" w:eastAsia="sv-FI"/>
              </w:rPr>
              <w:t>Political Position 1</w:t>
            </w:r>
          </w:p>
        </w:tc>
        <w:tc>
          <w:tcPr>
            <w:tcW w:w="5007" w:type="dxa"/>
            <w:tcMar>
              <w:top w:w="100" w:type="dxa"/>
              <w:left w:w="100" w:type="dxa"/>
              <w:bottom w:w="100" w:type="dxa"/>
              <w:right w:w="100" w:type="dxa"/>
            </w:tcMar>
            <w:vAlign w:val="center"/>
            <w:hideMark/>
          </w:tcPr>
          <w:p w14:paraId="07E13352" w14:textId="77777777" w:rsidR="005B283C" w:rsidRDefault="6D7F08B0" w:rsidP="005F6B7B">
            <w:pPr>
              <w:pStyle w:val="NoSpacing"/>
              <w:spacing w:after="240"/>
              <w:jc w:val="center"/>
              <w:rPr>
                <w:lang w:val="en-US" w:eastAsia="sv-FI"/>
              </w:rPr>
            </w:pPr>
            <w:r w:rsidRPr="57F07EB9">
              <w:rPr>
                <w:lang w:val="en-US" w:eastAsia="sv-FI"/>
              </w:rPr>
              <w:t>The candidate SUPPORTS demonstrations in the streets to destabilize the current government.</w:t>
            </w:r>
          </w:p>
          <w:p w14:paraId="23B09D35" w14:textId="4C6FCAE0" w:rsidR="001F450C" w:rsidRPr="005A2A22" w:rsidRDefault="001F450C" w:rsidP="004550DB">
            <w:pPr>
              <w:pStyle w:val="NoSpacing"/>
              <w:spacing w:before="240" w:after="240"/>
              <w:jc w:val="center"/>
              <w:rPr>
                <w:lang w:val="en-US" w:eastAsia="sv-FI"/>
              </w:rPr>
            </w:pPr>
            <w:r w:rsidRPr="57F07EB9">
              <w:rPr>
                <w:lang w:val="en-US" w:eastAsia="sv-FI"/>
              </w:rPr>
              <w:t>The candidate IS AGAINST demonstrations in the streets to destabilize the current government.</w:t>
            </w:r>
          </w:p>
        </w:tc>
      </w:tr>
      <w:tr w:rsidR="005B283C" w:rsidRPr="00D75692" w14:paraId="5B1CBB06" w14:textId="77777777" w:rsidTr="006A3BE2">
        <w:trPr>
          <w:gridBefore w:val="1"/>
          <w:wBefore w:w="19" w:type="dxa"/>
          <w:trHeight w:val="1011"/>
          <w:jc w:val="center"/>
        </w:trPr>
        <w:tc>
          <w:tcPr>
            <w:tcW w:w="1311" w:type="dxa"/>
            <w:vAlign w:val="center"/>
          </w:tcPr>
          <w:p w14:paraId="5ADEB3F4" w14:textId="12FF69A8" w:rsidR="005B283C" w:rsidRPr="00F14683" w:rsidRDefault="005B283C" w:rsidP="004550DB">
            <w:pPr>
              <w:pStyle w:val="NoSpacing"/>
              <w:spacing w:before="240" w:after="240"/>
              <w:jc w:val="center"/>
              <w:rPr>
                <w:b/>
                <w:bCs/>
                <w:lang w:val="fi-FI" w:eastAsia="sv-FI"/>
              </w:rPr>
            </w:pPr>
            <w:proofErr w:type="spellStart"/>
            <w:r w:rsidRPr="57F07EB9">
              <w:rPr>
                <w:b/>
                <w:bCs/>
                <w:lang w:val="fi-FI" w:eastAsia="sv-FI"/>
              </w:rPr>
              <w:t>Policy</w:t>
            </w:r>
            <w:proofErr w:type="spellEnd"/>
            <w:r w:rsidRPr="57F07EB9">
              <w:rPr>
                <w:b/>
                <w:bCs/>
                <w:lang w:val="fi-FI" w:eastAsia="sv-FI"/>
              </w:rPr>
              <w:t xml:space="preserve"> Position</w:t>
            </w:r>
          </w:p>
        </w:tc>
        <w:tc>
          <w:tcPr>
            <w:tcW w:w="1778" w:type="dxa"/>
            <w:tcMar>
              <w:top w:w="100" w:type="dxa"/>
              <w:left w:w="100" w:type="dxa"/>
              <w:bottom w:w="100" w:type="dxa"/>
              <w:right w:w="100" w:type="dxa"/>
            </w:tcMar>
            <w:vAlign w:val="center"/>
            <w:hideMark/>
          </w:tcPr>
          <w:p w14:paraId="510E267F" w14:textId="77777777" w:rsidR="005B283C" w:rsidRPr="00F14683" w:rsidRDefault="005B283C" w:rsidP="004550DB">
            <w:pPr>
              <w:pStyle w:val="NoSpacing"/>
              <w:spacing w:before="240" w:after="240"/>
              <w:jc w:val="center"/>
              <w:rPr>
                <w:b/>
                <w:bCs/>
                <w:lang w:val="en-US" w:eastAsia="sv-FI"/>
              </w:rPr>
            </w:pPr>
            <w:r w:rsidRPr="57F07EB9">
              <w:rPr>
                <w:b/>
                <w:bCs/>
                <w:lang w:val="en-US" w:eastAsia="sv-FI"/>
              </w:rPr>
              <w:t>Political Position 2</w:t>
            </w:r>
          </w:p>
        </w:tc>
        <w:tc>
          <w:tcPr>
            <w:tcW w:w="5007" w:type="dxa"/>
            <w:tcMar>
              <w:top w:w="100" w:type="dxa"/>
              <w:left w:w="100" w:type="dxa"/>
              <w:bottom w:w="100" w:type="dxa"/>
              <w:right w:w="100" w:type="dxa"/>
            </w:tcMar>
            <w:vAlign w:val="center"/>
            <w:hideMark/>
          </w:tcPr>
          <w:p w14:paraId="54800604" w14:textId="4E73ADBB" w:rsidR="001F450C" w:rsidRDefault="001F450C" w:rsidP="005F6B7B">
            <w:pPr>
              <w:pStyle w:val="NoSpacing"/>
              <w:spacing w:after="240"/>
              <w:jc w:val="center"/>
              <w:rPr>
                <w:lang w:val="en-US"/>
              </w:rPr>
            </w:pPr>
            <w:r w:rsidRPr="57F07EB9">
              <w:rPr>
                <w:lang w:val="en-US"/>
              </w:rPr>
              <w:t>The candidate SUPPORTS raising pensions.</w:t>
            </w:r>
          </w:p>
          <w:p w14:paraId="21DDF56A" w14:textId="55CBD12E" w:rsidR="005B283C" w:rsidRPr="00837D62" w:rsidRDefault="6D7F08B0" w:rsidP="009522FD">
            <w:pPr>
              <w:pStyle w:val="NoSpacing"/>
              <w:spacing w:before="240"/>
              <w:jc w:val="center"/>
              <w:rPr>
                <w:lang w:val="en-US"/>
              </w:rPr>
            </w:pPr>
            <w:r w:rsidRPr="57F07EB9">
              <w:rPr>
                <w:lang w:val="en-US"/>
              </w:rPr>
              <w:t>The candidate IS AGAINST increasing pensions.</w:t>
            </w:r>
          </w:p>
        </w:tc>
      </w:tr>
      <w:tr w:rsidR="00E91EC5" w:rsidRPr="002E0640" w14:paraId="698B7567" w14:textId="77777777" w:rsidTr="006A3BE2">
        <w:trPr>
          <w:trHeight w:val="912"/>
          <w:jc w:val="center"/>
        </w:trPr>
        <w:tc>
          <w:tcPr>
            <w:tcW w:w="1330" w:type="dxa"/>
            <w:gridSpan w:val="2"/>
            <w:vMerge w:val="restart"/>
            <w:vAlign w:val="center"/>
          </w:tcPr>
          <w:p w14:paraId="57B10D8D" w14:textId="77777777" w:rsidR="00E91EC5" w:rsidRPr="00F14683" w:rsidRDefault="69BCFCB7" w:rsidP="004550DB">
            <w:pPr>
              <w:pStyle w:val="NoSpacing"/>
              <w:spacing w:before="240" w:after="240"/>
              <w:jc w:val="center"/>
              <w:rPr>
                <w:b/>
                <w:bCs/>
                <w:lang w:eastAsia="sv-FI"/>
              </w:rPr>
            </w:pPr>
            <w:r w:rsidRPr="57F07EB9">
              <w:rPr>
                <w:b/>
                <w:bCs/>
                <w:lang w:eastAsia="sv-FI"/>
              </w:rPr>
              <w:t>Background</w:t>
            </w:r>
          </w:p>
        </w:tc>
        <w:tc>
          <w:tcPr>
            <w:tcW w:w="1778" w:type="dxa"/>
            <w:tcMar>
              <w:top w:w="100" w:type="dxa"/>
              <w:left w:w="100" w:type="dxa"/>
              <w:bottom w:w="100" w:type="dxa"/>
              <w:right w:w="100" w:type="dxa"/>
            </w:tcMar>
            <w:vAlign w:val="center"/>
            <w:hideMark/>
          </w:tcPr>
          <w:p w14:paraId="3E61BC01" w14:textId="77777777" w:rsidR="00E91EC5" w:rsidRPr="00F14683" w:rsidRDefault="69BCFCB7" w:rsidP="004550DB">
            <w:pPr>
              <w:pStyle w:val="NoSpacing"/>
              <w:spacing w:before="240" w:after="240"/>
              <w:jc w:val="center"/>
              <w:rPr>
                <w:b/>
                <w:bCs/>
                <w:lang w:eastAsia="sv-FI"/>
              </w:rPr>
            </w:pPr>
            <w:r w:rsidRPr="57F07EB9">
              <w:rPr>
                <w:b/>
                <w:bCs/>
                <w:lang w:eastAsia="sv-FI"/>
              </w:rPr>
              <w:t>Gender</w:t>
            </w:r>
          </w:p>
        </w:tc>
        <w:tc>
          <w:tcPr>
            <w:tcW w:w="5007" w:type="dxa"/>
            <w:tcMar>
              <w:top w:w="100" w:type="dxa"/>
              <w:left w:w="100" w:type="dxa"/>
              <w:bottom w:w="100" w:type="dxa"/>
              <w:right w:w="100" w:type="dxa"/>
            </w:tcMar>
            <w:vAlign w:val="center"/>
            <w:hideMark/>
          </w:tcPr>
          <w:p w14:paraId="46764DC7" w14:textId="77777777" w:rsidR="00E91EC5" w:rsidRDefault="69BCFCB7" w:rsidP="00E1093B">
            <w:pPr>
              <w:pStyle w:val="NoSpacing"/>
              <w:jc w:val="center"/>
              <w:rPr>
                <w:lang w:eastAsia="sv-FI"/>
              </w:rPr>
            </w:pPr>
            <w:r w:rsidRPr="57F07EB9">
              <w:rPr>
                <w:lang w:eastAsia="sv-FI"/>
              </w:rPr>
              <w:t>Male</w:t>
            </w:r>
          </w:p>
          <w:p w14:paraId="439295D9" w14:textId="77777777" w:rsidR="00E91EC5" w:rsidRPr="002E0640" w:rsidRDefault="69BCFCB7" w:rsidP="005F6B7B">
            <w:pPr>
              <w:pStyle w:val="NoSpacing"/>
              <w:spacing w:before="240"/>
              <w:jc w:val="center"/>
              <w:rPr>
                <w:lang w:eastAsia="sv-FI"/>
              </w:rPr>
            </w:pPr>
            <w:r w:rsidRPr="57F07EB9">
              <w:rPr>
                <w:lang w:eastAsia="sv-FI"/>
              </w:rPr>
              <w:t>Female</w:t>
            </w:r>
          </w:p>
        </w:tc>
      </w:tr>
      <w:tr w:rsidR="00E91EC5" w:rsidRPr="002E0640" w14:paraId="586F6AE1" w14:textId="77777777" w:rsidTr="006A3BE2">
        <w:trPr>
          <w:trHeight w:val="1047"/>
          <w:jc w:val="center"/>
        </w:trPr>
        <w:tc>
          <w:tcPr>
            <w:tcW w:w="1330" w:type="dxa"/>
            <w:gridSpan w:val="2"/>
            <w:vMerge/>
            <w:vAlign w:val="center"/>
          </w:tcPr>
          <w:p w14:paraId="2623ECE0" w14:textId="77777777" w:rsidR="00E91EC5" w:rsidRPr="00F14683" w:rsidRDefault="00E91EC5" w:rsidP="004550DB">
            <w:pPr>
              <w:pStyle w:val="NoSpacing"/>
              <w:spacing w:before="240" w:after="240"/>
              <w:jc w:val="center"/>
              <w:rPr>
                <w:b/>
                <w:bCs/>
                <w:lang w:eastAsia="sv-FI"/>
              </w:rPr>
            </w:pPr>
          </w:p>
        </w:tc>
        <w:tc>
          <w:tcPr>
            <w:tcW w:w="1778" w:type="dxa"/>
            <w:tcMar>
              <w:top w:w="100" w:type="dxa"/>
              <w:left w:w="100" w:type="dxa"/>
              <w:bottom w:w="100" w:type="dxa"/>
              <w:right w:w="100" w:type="dxa"/>
            </w:tcMar>
            <w:vAlign w:val="center"/>
            <w:hideMark/>
          </w:tcPr>
          <w:p w14:paraId="4B431BE6" w14:textId="77777777" w:rsidR="00E91EC5" w:rsidRPr="00F14683" w:rsidRDefault="69BCFCB7" w:rsidP="004550DB">
            <w:pPr>
              <w:pStyle w:val="NoSpacing"/>
              <w:spacing w:before="240" w:after="240"/>
              <w:jc w:val="center"/>
              <w:rPr>
                <w:b/>
                <w:bCs/>
                <w:lang w:eastAsia="sv-FI"/>
              </w:rPr>
            </w:pPr>
            <w:r w:rsidRPr="57F07EB9">
              <w:rPr>
                <w:b/>
                <w:bCs/>
                <w:lang w:eastAsia="sv-FI"/>
              </w:rPr>
              <w:t>Age</w:t>
            </w:r>
          </w:p>
        </w:tc>
        <w:tc>
          <w:tcPr>
            <w:tcW w:w="5007" w:type="dxa"/>
            <w:tcMar>
              <w:top w:w="100" w:type="dxa"/>
              <w:left w:w="100" w:type="dxa"/>
              <w:bottom w:w="100" w:type="dxa"/>
              <w:right w:w="100" w:type="dxa"/>
            </w:tcMar>
            <w:vAlign w:val="center"/>
            <w:hideMark/>
          </w:tcPr>
          <w:p w14:paraId="68922E2E" w14:textId="77777777" w:rsidR="00E91EC5" w:rsidRDefault="69BCFCB7" w:rsidP="005F6B7B">
            <w:pPr>
              <w:pStyle w:val="NoSpacing"/>
              <w:spacing w:after="240"/>
              <w:jc w:val="center"/>
              <w:rPr>
                <w:lang w:eastAsia="sv-FI"/>
              </w:rPr>
            </w:pPr>
            <w:r w:rsidRPr="57F07EB9">
              <w:rPr>
                <w:lang w:eastAsia="sv-FI"/>
              </w:rPr>
              <w:t>Under 35</w:t>
            </w:r>
          </w:p>
          <w:p w14:paraId="18FE5A9F" w14:textId="069E00D9" w:rsidR="001F450C" w:rsidRPr="002E0640" w:rsidRDefault="69BCFCB7" w:rsidP="004550DB">
            <w:pPr>
              <w:pStyle w:val="NoSpacing"/>
              <w:spacing w:before="240" w:after="240"/>
              <w:jc w:val="center"/>
              <w:rPr>
                <w:lang w:eastAsia="sv-FI"/>
              </w:rPr>
            </w:pPr>
            <w:r w:rsidRPr="57F07EB9">
              <w:rPr>
                <w:lang w:eastAsia="sv-FI"/>
              </w:rPr>
              <w:t>35-50</w:t>
            </w:r>
          </w:p>
          <w:p w14:paraId="3971A90F" w14:textId="77777777" w:rsidR="00E91EC5" w:rsidRPr="002E0640" w:rsidRDefault="69BCFCB7" w:rsidP="009F50E3">
            <w:pPr>
              <w:pStyle w:val="NoSpacing"/>
              <w:keepNext/>
              <w:spacing w:before="240"/>
              <w:jc w:val="center"/>
              <w:rPr>
                <w:lang w:eastAsia="sv-FI"/>
              </w:rPr>
            </w:pPr>
            <w:r w:rsidRPr="57F07EB9">
              <w:rPr>
                <w:lang w:eastAsia="sv-FI"/>
              </w:rPr>
              <w:t>Over 50</w:t>
            </w:r>
          </w:p>
        </w:tc>
      </w:tr>
    </w:tbl>
    <w:p w14:paraId="0B752895" w14:textId="77777777" w:rsidR="00FF407A" w:rsidRPr="00876F68" w:rsidRDefault="009F50E3" w:rsidP="00FF407A">
      <w:r>
        <w:br/>
      </w:r>
      <w:r w:rsidR="00FF407A">
        <w:t>W</w:t>
      </w:r>
      <w:r w:rsidR="00FF407A" w:rsidRPr="00876F68">
        <w:t xml:space="preserve">e use data from </w:t>
      </w:r>
      <w:r w:rsidR="00FF407A">
        <w:t>two</w:t>
      </w:r>
      <w:r w:rsidR="00FF407A" w:rsidRPr="57F07EB9">
        <w:t xml:space="preserve"> novel</w:t>
      </w:r>
      <w:r w:rsidR="00FF407A" w:rsidRPr="00876F68">
        <w:t xml:space="preserve"> conjoint experiment</w:t>
      </w:r>
      <w:r w:rsidR="00FF407A">
        <w:t>s</w:t>
      </w:r>
      <w:r w:rsidR="00FF407A" w:rsidRPr="00876F68">
        <w:t xml:space="preserve"> embedded in </w:t>
      </w:r>
      <w:r w:rsidR="00FF407A" w:rsidRPr="57F07EB9">
        <w:t xml:space="preserve">two </w:t>
      </w:r>
      <w:r w:rsidR="00FF407A" w:rsidRPr="00876F68">
        <w:t xml:space="preserve">original </w:t>
      </w:r>
      <w:r w:rsidR="00FF407A" w:rsidRPr="57F07EB9">
        <w:t xml:space="preserve">novel </w:t>
      </w:r>
      <w:r w:rsidR="00FF407A" w:rsidRPr="00876F68">
        <w:t>survey</w:t>
      </w:r>
      <w:r w:rsidR="00FF407A">
        <w:t xml:space="preserve">s carried out in Chile </w:t>
      </w:r>
      <w:r w:rsidR="00FF407A" w:rsidRPr="007249AE">
        <w:t>(n=</w:t>
      </w:r>
      <w:r w:rsidR="00FF407A" w:rsidRPr="57F07EB9">
        <w:t>811</w:t>
      </w:r>
      <w:r w:rsidR="00FF407A" w:rsidRPr="007249AE">
        <w:t xml:space="preserve">) and Estonia </w:t>
      </w:r>
      <w:r w:rsidR="00FF407A" w:rsidRPr="007A7918">
        <w:t>(n=</w:t>
      </w:r>
      <w:r w:rsidR="00FF407A" w:rsidRPr="57F07EB9">
        <w:t>639</w:t>
      </w:r>
      <w:r w:rsidR="00FF407A" w:rsidRPr="007A7918">
        <w:t>)</w:t>
      </w:r>
      <w:r w:rsidR="00FF407A">
        <w:t xml:space="preserve"> </w:t>
      </w:r>
      <w:r w:rsidR="00FF407A" w:rsidRPr="007249AE">
        <w:t xml:space="preserve">with </w:t>
      </w:r>
      <w:r w:rsidR="00FF407A" w:rsidRPr="57F07EB9">
        <w:t xml:space="preserve">statistical </w:t>
      </w:r>
      <w:r w:rsidR="00FF407A" w:rsidRPr="007249AE">
        <w:t>quotas for age and gender.</w:t>
      </w:r>
      <w:r w:rsidR="00FF407A" w:rsidRPr="57F07EB9">
        <w:rPr>
          <w:rStyle w:val="FootnoteReference"/>
        </w:rPr>
        <w:footnoteReference w:id="3"/>
      </w:r>
      <w:r w:rsidR="00FF407A" w:rsidRPr="007249AE">
        <w:t xml:space="preserve"> The data </w:t>
      </w:r>
      <w:r w:rsidR="00FF407A" w:rsidRPr="57F07EB9">
        <w:t xml:space="preserve">were </w:t>
      </w:r>
      <w:r w:rsidR="00FF407A" w:rsidRPr="007249AE">
        <w:t xml:space="preserve">collected between October 2023 and </w:t>
      </w:r>
      <w:r w:rsidR="00FF407A">
        <w:t>February</w:t>
      </w:r>
      <w:r w:rsidR="00FF407A" w:rsidRPr="007249AE">
        <w:t xml:space="preserve"> 2024 vi</w:t>
      </w:r>
      <w:r w:rsidR="00FF407A" w:rsidRPr="00876F68">
        <w:t xml:space="preserve">a an online panel recruited by Qualtrics. </w:t>
      </w:r>
      <w:r w:rsidR="00FF407A" w:rsidRPr="00841364">
        <w:t>The study was preregistered when it comes to hypotheses, data collection, variables, and methods</w:t>
      </w:r>
      <w:r w:rsidR="00FF407A">
        <w:t>.</w:t>
      </w:r>
      <w:r w:rsidR="00FF407A">
        <w:rPr>
          <w:rStyle w:val="FootnoteReference"/>
        </w:rPr>
        <w:footnoteReference w:id="4"/>
      </w:r>
      <w:r w:rsidR="00FF407A">
        <w:t xml:space="preserve"> </w:t>
      </w:r>
    </w:p>
    <w:p w14:paraId="28A299F2" w14:textId="77777777" w:rsidR="00FF407A" w:rsidRDefault="00FF407A" w:rsidP="00FF407A">
      <w:pPr>
        <w:rPr>
          <w:lang w:eastAsia="sv-FI"/>
        </w:rPr>
      </w:pPr>
      <w:r>
        <w:t>Our conjoint experiments presented respondents in both countries</w:t>
      </w:r>
      <w:r w:rsidRPr="00876F68">
        <w:t xml:space="preserve"> with a table containing profiles of two hypothetical </w:t>
      </w:r>
      <w:r>
        <w:t xml:space="preserve">political </w:t>
      </w:r>
      <w:r w:rsidRPr="00362625">
        <w:t>candidates</w:t>
      </w:r>
      <w:r>
        <w:t xml:space="preserve"> vying for the highest political office in the country</w:t>
      </w:r>
      <w:r w:rsidRPr="00876F68">
        <w:t>.</w:t>
      </w:r>
      <w:r>
        <w:t xml:space="preserve"> In the Chile survey, respondents chose between two profiles of hypothetical candidates running for President. In the Estonian survey, </w:t>
      </w:r>
      <w:r w:rsidRPr="00BD7EB7">
        <w:t xml:space="preserve">the conjoint profiles depicted </w:t>
      </w:r>
      <w:r>
        <w:t xml:space="preserve">hypothetical </w:t>
      </w:r>
      <w:r w:rsidRPr="00BD7EB7">
        <w:t xml:space="preserve">candidates vying for seats in the national parliament, known as the </w:t>
      </w:r>
      <w:r w:rsidRPr="00E66D61">
        <w:rPr>
          <w:i/>
          <w:iCs/>
        </w:rPr>
        <w:t>Riigikogu</w:t>
      </w:r>
      <w:r>
        <w:t>.</w:t>
      </w:r>
      <w:r w:rsidRPr="00876F68">
        <w:t xml:space="preserve"> </w:t>
      </w:r>
    </w:p>
    <w:p w14:paraId="6747B3C5" w14:textId="77777777" w:rsidR="00DC5EA8" w:rsidRDefault="00BF6F5D">
      <w:pPr>
        <w:spacing w:line="259" w:lineRule="auto"/>
        <w:jc w:val="left"/>
        <w:rPr>
          <w:i/>
          <w:iCs/>
          <w:color w:val="44546A" w:themeColor="text2"/>
          <w:sz w:val="18"/>
          <w:szCs w:val="18"/>
        </w:rPr>
      </w:pPr>
      <w:r w:rsidRPr="00876F68">
        <w:t xml:space="preserve">The respondents were shown a table of two hypothetical candidates with varying attributes that </w:t>
      </w:r>
      <w:r>
        <w:t>were</w:t>
      </w:r>
      <w:r w:rsidRPr="00876F68">
        <w:t xml:space="preserve"> expected to affect the respondents’ candidate choices</w:t>
      </w:r>
      <w:r>
        <w:t xml:space="preserve">. </w:t>
      </w:r>
      <w:r>
        <w:fldChar w:fldCharType="begin"/>
      </w:r>
      <w:r>
        <w:instrText xml:space="preserve"> REF _Ref161318674 \h </w:instrText>
      </w:r>
      <w:r>
        <w:fldChar w:fldCharType="separate"/>
      </w:r>
      <w:r w:rsidR="00DC5EA8">
        <w:br w:type="page"/>
      </w:r>
    </w:p>
    <w:p w14:paraId="642A35AB" w14:textId="57948F60" w:rsidR="00BF6F5D" w:rsidRPr="00582BB6" w:rsidRDefault="00DC5EA8" w:rsidP="00BF6F5D">
      <w:r>
        <w:lastRenderedPageBreak/>
        <w:t xml:space="preserve">Table </w:t>
      </w:r>
      <w:r>
        <w:rPr>
          <w:noProof/>
        </w:rPr>
        <w:t>1</w:t>
      </w:r>
      <w:r w:rsidR="00BF6F5D">
        <w:fldChar w:fldCharType="end"/>
      </w:r>
      <w:r w:rsidR="00BF6F5D">
        <w:t xml:space="preserve"> </w:t>
      </w:r>
      <w:r w:rsidR="00BF6F5D" w:rsidRPr="00876F68">
        <w:t xml:space="preserve">shows the full set of attribute </w:t>
      </w:r>
      <w:r w:rsidR="00BF6F5D">
        <w:t>levels</w:t>
      </w:r>
      <w:r w:rsidR="00BF6F5D" w:rsidRPr="00876F68">
        <w:t xml:space="preserve">. </w:t>
      </w:r>
      <w:r w:rsidR="00BF6F5D">
        <w:t>The first attribute concerns respondents’ willingness to support a candidate supporting or opposing anti-systemic actions: street demonstrations to destabilize the current government. The attribute had two values: the hypothetical candidate would either support or oppose street demonstrations to destabilize the current government.</w:t>
      </w:r>
      <w:r w:rsidR="00BF6F5D">
        <w:rPr>
          <w:rStyle w:val="FootnoteReference"/>
        </w:rPr>
        <w:footnoteReference w:id="5"/>
      </w:r>
      <w:r w:rsidR="00BF6F5D">
        <w:t xml:space="preserve"> </w:t>
      </w:r>
      <w:r w:rsidR="00BF6F5D" w:rsidRPr="57F07EB9">
        <w:t xml:space="preserve">In addition, we included other background characteristics to make the profiles realistic to respondents. First, </w:t>
      </w:r>
      <w:r w:rsidR="00BF6F5D">
        <w:t xml:space="preserve">we included an attribute on </w:t>
      </w:r>
      <w:r w:rsidR="00BF6F5D" w:rsidRPr="00876F68">
        <w:t>a</w:t>
      </w:r>
      <w:r w:rsidR="00BF6F5D">
        <w:t xml:space="preserve"> typical campaign promise used by politicians both Chilean and Estonian elections</w:t>
      </w:r>
      <w:r w:rsidR="00BF6F5D" w:rsidRPr="00876F68">
        <w:t xml:space="preserve"> related to increasing </w:t>
      </w:r>
      <w:r w:rsidR="00BF6F5D">
        <w:t xml:space="preserve">monetary benefits to pensioners. This attribute has </w:t>
      </w:r>
      <w:r w:rsidR="00BF6F5D" w:rsidRPr="00876F68">
        <w:t xml:space="preserve">two values: </w:t>
      </w:r>
      <w:r w:rsidR="00BF6F5D">
        <w:t>the candidate would either support or oppose raising pensions for the elderly</w:t>
      </w:r>
      <w:r w:rsidR="00BF6F5D" w:rsidRPr="00876F68">
        <w:t>.</w:t>
      </w:r>
      <w:r w:rsidR="00BF6F5D">
        <w:t xml:space="preserve"> </w:t>
      </w:r>
      <w:r w:rsidR="00BF6F5D" w:rsidRPr="57F07EB9">
        <w:t>Finally</w:t>
      </w:r>
      <w:r w:rsidR="00BF6F5D" w:rsidRPr="00876F68">
        <w:t>, we included two background characteristics</w:t>
      </w:r>
      <w:r w:rsidR="00BF6F5D">
        <w:t xml:space="preserve"> to make the profiles realistic to respondents: </w:t>
      </w:r>
      <w:r w:rsidR="00BF6F5D" w:rsidRPr="00876F68">
        <w:t>candidates’ gender and</w:t>
      </w:r>
      <w:r w:rsidR="00BF6F5D">
        <w:t xml:space="preserve"> age. </w:t>
      </w:r>
      <w:r w:rsidR="00BF6F5D" w:rsidRPr="00876F68">
        <w:t>The</w:t>
      </w:r>
      <w:r w:rsidR="00BF6F5D">
        <w:t xml:space="preserve"> </w:t>
      </w:r>
      <w:r w:rsidR="00BF6F5D" w:rsidRPr="00876F68">
        <w:t xml:space="preserve">attribute combinations were not restricted in any way. Each respondent was presented with </w:t>
      </w:r>
      <w:r w:rsidR="00BF6F5D">
        <w:t xml:space="preserve">eight </w:t>
      </w:r>
      <w:r w:rsidR="00BF6F5D" w:rsidRPr="00876F68">
        <w:t xml:space="preserve">randomized comparison tables, meaning that the respondents evaluated in total </w:t>
      </w:r>
      <w:r w:rsidR="00BF6F5D" w:rsidRPr="008841DF">
        <w:t>16</w:t>
      </w:r>
      <w:r w:rsidR="00BF6F5D" w:rsidRPr="00876F68">
        <w:t xml:space="preserve"> candidates</w:t>
      </w:r>
      <w:r w:rsidR="00BF6F5D">
        <w:t>.</w:t>
      </w:r>
      <w:r w:rsidR="00BF6F5D">
        <w:rPr>
          <w:rStyle w:val="FootnoteReference"/>
        </w:rPr>
        <w:footnoteReference w:id="6"/>
      </w:r>
    </w:p>
    <w:p w14:paraId="6FB47570" w14:textId="4259CCB8" w:rsidR="00A5111B" w:rsidRDefault="00682DCA" w:rsidP="006E0BC7">
      <w:r w:rsidRPr="00876F68">
        <w:t xml:space="preserve">The dependent variable </w:t>
      </w:r>
      <w:r w:rsidR="0033192F">
        <w:t>was</w:t>
      </w:r>
      <w:r w:rsidRPr="00876F68">
        <w:t xml:space="preserve"> measured using a “</w:t>
      </w:r>
      <w:proofErr w:type="gramStart"/>
      <w:r w:rsidRPr="00876F68">
        <w:t>forced-choice</w:t>
      </w:r>
      <w:proofErr w:type="gramEnd"/>
      <w:r w:rsidRPr="00876F68">
        <w:t>” design</w:t>
      </w:r>
      <w:r w:rsidR="00073481">
        <w:t>, where the respondents cho</w:t>
      </w:r>
      <w:r w:rsidR="001F450C">
        <w:t>o</w:t>
      </w:r>
      <w:r w:rsidR="00073481">
        <w:t xml:space="preserve">se one of the candidate profiles shown. </w:t>
      </w:r>
      <w:r w:rsidR="00F93251">
        <w:t xml:space="preserve">After this, the respondents were presented with an option to indicate whether they would have voted for the given hypothetical candidate or not. </w:t>
      </w:r>
    </w:p>
    <w:p w14:paraId="484CEA2E" w14:textId="343E229D" w:rsidR="00FF407A" w:rsidRDefault="00130CFB" w:rsidP="00FF407A">
      <w:pPr>
        <w:keepNext/>
        <w:jc w:val="center"/>
      </w:pPr>
      <w:r>
        <w:rPr>
          <w:noProof/>
        </w:rPr>
        <w:lastRenderedPageBreak/>
        <w:drawing>
          <wp:inline distT="0" distB="0" distL="0" distR="0" wp14:anchorId="134D6095" wp14:editId="112F4BB5">
            <wp:extent cx="5760720" cy="4800600"/>
            <wp:effectExtent l="0" t="0" r="5080" b="0"/>
            <wp:docPr id="838585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6">
                      <a:extLst>
                        <a:ext uri="{28A0092B-C50C-407E-A947-70E740481C1C}">
                          <a14:useLocalDpi xmlns:a14="http://schemas.microsoft.com/office/drawing/2010/main" val="0"/>
                        </a:ext>
                      </a:extLst>
                    </a:blip>
                    <a:stretch>
                      <a:fillRect/>
                    </a:stretch>
                  </pic:blipFill>
                  <pic:spPr>
                    <a:xfrm>
                      <a:off x="0" y="0"/>
                      <a:ext cx="5760720" cy="4800600"/>
                    </a:xfrm>
                    <a:prstGeom prst="rect">
                      <a:avLst/>
                    </a:prstGeom>
                  </pic:spPr>
                </pic:pic>
              </a:graphicData>
            </a:graphic>
          </wp:inline>
        </w:drawing>
      </w:r>
    </w:p>
    <w:p w14:paraId="3399B201" w14:textId="03904BC3" w:rsidR="004A0D1C" w:rsidRDefault="00FF407A" w:rsidP="00FF407A">
      <w:pPr>
        <w:pStyle w:val="Caption"/>
        <w:jc w:val="center"/>
      </w:pPr>
      <w:r>
        <w:t xml:space="preserve">Figure </w:t>
      </w:r>
      <w:r>
        <w:fldChar w:fldCharType="begin"/>
      </w:r>
      <w:r>
        <w:instrText xml:space="preserve"> SEQ Figure \* ARABIC </w:instrText>
      </w:r>
      <w:r>
        <w:fldChar w:fldCharType="separate"/>
      </w:r>
      <w:r w:rsidR="00DC5EA8">
        <w:rPr>
          <w:noProof/>
        </w:rPr>
        <w:t>2</w:t>
      </w:r>
      <w:r>
        <w:fldChar w:fldCharType="end"/>
      </w:r>
      <w:r>
        <w:t xml:space="preserve">: </w:t>
      </w:r>
      <w:r w:rsidRPr="00D95FC8">
        <w:t>Losers Consent: Marginal Means by Sub-group</w:t>
      </w:r>
    </w:p>
    <w:p w14:paraId="1335B476" w14:textId="5CC176FD" w:rsidR="00362625" w:rsidRDefault="004124BC" w:rsidP="006E0BC7">
      <w:r>
        <w:t xml:space="preserve">To </w:t>
      </w:r>
      <w:r w:rsidR="00F93251">
        <w:t>examine</w:t>
      </w:r>
      <w:r>
        <w:t xml:space="preserve"> Hypothesis </w:t>
      </w:r>
      <w:proofErr w:type="gramStart"/>
      <w:r>
        <w:t>1</w:t>
      </w:r>
      <w:proofErr w:type="gramEnd"/>
      <w:r>
        <w:t xml:space="preserve"> we investigate sub-group differences between respondents whose preferred party had either won or lost the last highest level national elections that were conducted before our survey. </w:t>
      </w:r>
      <w:r w:rsidR="00092DF5">
        <w:t xml:space="preserve">These respondent characteristics were measured with survey questions placed before the conjoint experiment. </w:t>
      </w:r>
      <w:r w:rsidR="009F7637">
        <w:t>In</w:t>
      </w:r>
      <w:r>
        <w:t xml:space="preserve"> the Chile survey </w:t>
      </w:r>
      <w:r w:rsidR="00092DF5">
        <w:t>we asked respondents</w:t>
      </w:r>
      <w:r w:rsidR="00B14BC7">
        <w:t>: “</w:t>
      </w:r>
      <w:r w:rsidR="00B14BC7" w:rsidRPr="00B14BC7">
        <w:t>Which candidate did you vote for in the 2nd round of the December 2021 presidential election?</w:t>
      </w:r>
      <w:r w:rsidR="00B14BC7">
        <w:t>”</w:t>
      </w:r>
      <w:r w:rsidR="00092DF5">
        <w:t xml:space="preserve">. </w:t>
      </w:r>
      <w:r w:rsidR="002C2D71">
        <w:t>Survey</w:t>
      </w:r>
      <w:r w:rsidR="00092DF5">
        <w:t xml:space="preserve"> </w:t>
      </w:r>
      <w:r w:rsidR="002C2D71">
        <w:t>participants</w:t>
      </w:r>
      <w:r w:rsidR="00092DF5">
        <w:t xml:space="preserve"> </w:t>
      </w:r>
      <w:r w:rsidR="00073481">
        <w:t xml:space="preserve">were </w:t>
      </w:r>
      <w:r w:rsidR="002C2D71">
        <w:t xml:space="preserve">then </w:t>
      </w:r>
      <w:r w:rsidR="00073481">
        <w:t xml:space="preserve">presented with the following options: </w:t>
      </w:r>
      <w:r w:rsidR="006036DA">
        <w:t>“</w:t>
      </w:r>
      <w:r w:rsidR="006036DA" w:rsidRPr="006E0BC7">
        <w:t xml:space="preserve">Gabriel </w:t>
      </w:r>
      <w:r w:rsidR="006036DA">
        <w:t>B</w:t>
      </w:r>
      <w:r w:rsidR="006036DA" w:rsidRPr="006E0BC7">
        <w:t xml:space="preserve">oric </w:t>
      </w:r>
      <w:r w:rsidR="006036DA">
        <w:t>F</w:t>
      </w:r>
      <w:r w:rsidR="006036DA" w:rsidRPr="006E0BC7">
        <w:t>ont,</w:t>
      </w:r>
      <w:r w:rsidR="006036DA">
        <w:t>”</w:t>
      </w:r>
      <w:r w:rsidR="006036DA" w:rsidRPr="006E0BC7">
        <w:t xml:space="preserve"> </w:t>
      </w:r>
      <w:r w:rsidR="006036DA">
        <w:t>“</w:t>
      </w:r>
      <w:r w:rsidR="006036DA" w:rsidRPr="006E0BC7">
        <w:t xml:space="preserve">José </w:t>
      </w:r>
      <w:r w:rsidR="006036DA">
        <w:t>A</w:t>
      </w:r>
      <w:r w:rsidR="006036DA" w:rsidRPr="006E0BC7">
        <w:t xml:space="preserve">ntonio </w:t>
      </w:r>
      <w:r w:rsidR="006036DA">
        <w:t>K</w:t>
      </w:r>
      <w:r w:rsidR="006036DA" w:rsidRPr="006E0BC7">
        <w:t xml:space="preserve">ast </w:t>
      </w:r>
      <w:r w:rsidR="006036DA">
        <w:t>R</w:t>
      </w:r>
      <w:r w:rsidR="006036DA" w:rsidRPr="006E0BC7">
        <w:t>ist</w:t>
      </w:r>
      <w:r w:rsidR="00073481">
        <w:t>,</w:t>
      </w:r>
      <w:r w:rsidR="006036DA">
        <w:t>”</w:t>
      </w:r>
      <w:r w:rsidR="00073481">
        <w:t xml:space="preserve"> </w:t>
      </w:r>
      <w:r w:rsidR="006036DA">
        <w:t>“</w:t>
      </w:r>
      <w:r w:rsidR="00CE43E8">
        <w:t>Blank</w:t>
      </w:r>
      <w:r w:rsidR="00073481">
        <w:t>/</w:t>
      </w:r>
      <w:r w:rsidR="008E3E36">
        <w:t>Spoiled</w:t>
      </w:r>
      <w:r w:rsidR="00073481">
        <w:t>,</w:t>
      </w:r>
      <w:r w:rsidR="006036DA">
        <w:t>”</w:t>
      </w:r>
      <w:r w:rsidR="00073481">
        <w:t xml:space="preserve"> </w:t>
      </w:r>
      <w:r w:rsidR="006036DA">
        <w:t>“</w:t>
      </w:r>
      <w:r w:rsidR="006E6712">
        <w:t>I did not vote</w:t>
      </w:r>
      <w:r w:rsidR="006036DA">
        <w:t>”</w:t>
      </w:r>
      <w:r w:rsidR="00EF5608">
        <w:t xml:space="preserve"> </w:t>
      </w:r>
      <w:r w:rsidR="006036DA">
        <w:t>or “</w:t>
      </w:r>
      <w:r w:rsidR="00073481">
        <w:t xml:space="preserve">Prefer not to </w:t>
      </w:r>
      <w:r w:rsidR="00073481" w:rsidRPr="009F7637">
        <w:t>say</w:t>
      </w:r>
      <w:r w:rsidR="000E1F13">
        <w:t>.</w:t>
      </w:r>
      <w:r w:rsidR="006036DA">
        <w:t>”</w:t>
      </w:r>
      <w:r w:rsidR="000E1F13">
        <w:t xml:space="preserve"> T</w:t>
      </w:r>
      <w:r w:rsidR="00362625">
        <w:t>he order of the choices was fully randomized for each respondent</w:t>
      </w:r>
      <w:r w:rsidR="00073481" w:rsidRPr="009F7637">
        <w:t>.</w:t>
      </w:r>
      <w:r w:rsidR="00073481">
        <w:t xml:space="preserve"> </w:t>
      </w:r>
      <w:r w:rsidR="00EF5608">
        <w:t xml:space="preserve">Accordingly, </w:t>
      </w:r>
      <w:r w:rsidR="00A5111B">
        <w:t>we coded th</w:t>
      </w:r>
      <w:r w:rsidR="009F7637">
        <w:t>e respondents who had backed the winning candidate, Gabriel Boric</w:t>
      </w:r>
      <w:r w:rsidR="00EF5608">
        <w:t>,</w:t>
      </w:r>
      <w:r w:rsidR="009F7637">
        <w:t xml:space="preserve"> as “electoral winners”</w:t>
      </w:r>
      <w:r w:rsidR="005F5141">
        <w:t xml:space="preserve"> (N=300)</w:t>
      </w:r>
      <w:r w:rsidR="009F7637">
        <w:t>. Respondents who answered that they had supported José Antonio Kast were coded as “electoral losers”</w:t>
      </w:r>
      <w:r w:rsidR="005F5141">
        <w:t xml:space="preserve"> (N=268). T</w:t>
      </w:r>
      <w:r w:rsidR="000E1F13">
        <w:t xml:space="preserve">he rest of the respondents </w:t>
      </w:r>
      <w:r w:rsidR="00754A55">
        <w:t xml:space="preserve">were coded as </w:t>
      </w:r>
      <w:r w:rsidR="000E1F13">
        <w:t>“Other”</w:t>
      </w:r>
      <w:r w:rsidR="00754A55">
        <w:t xml:space="preserve"> (N=243).</w:t>
      </w:r>
      <w:r w:rsidR="00754A55">
        <w:rPr>
          <w:rStyle w:val="FootnoteReference"/>
        </w:rPr>
        <w:footnoteReference w:id="7"/>
      </w:r>
      <w:r w:rsidR="00A5111B">
        <w:t xml:space="preserve"> </w:t>
      </w:r>
      <w:r w:rsidR="00EF5608" w:rsidDel="00EF5608">
        <w:t xml:space="preserve"> </w:t>
      </w:r>
    </w:p>
    <w:p w14:paraId="33941166" w14:textId="7876433D" w:rsidR="00682DCA" w:rsidRPr="00876F68" w:rsidRDefault="00362625" w:rsidP="00A03C4B">
      <w:r>
        <w:lastRenderedPageBreak/>
        <w:t xml:space="preserve">In the Estonia survey we asked the respondents: </w:t>
      </w:r>
      <w:r w:rsidR="000E1F13">
        <w:t>“</w:t>
      </w:r>
      <w:r w:rsidRPr="00362625">
        <w:t>Which political party did you vote for in the last elections?</w:t>
      </w:r>
      <w:r w:rsidR="000E1F13">
        <w:t>”</w:t>
      </w:r>
      <w:r>
        <w:t xml:space="preserve"> The respondents were presented with a list of </w:t>
      </w:r>
      <w:r w:rsidR="000E1F13">
        <w:t xml:space="preserve">Estonian political </w:t>
      </w:r>
      <w:r>
        <w:t>parties that participated in the last parliamentary election</w:t>
      </w:r>
      <w:r w:rsidR="000E1F13">
        <w:t xml:space="preserve"> </w:t>
      </w:r>
      <w:r w:rsidR="611FC0FA">
        <w:t>on March 2023</w:t>
      </w:r>
      <w:r>
        <w:t>, the option “Other”</w:t>
      </w:r>
      <w:r w:rsidR="000E1F13">
        <w:t xml:space="preserve"> (to </w:t>
      </w:r>
      <w:r w:rsidR="00FD66C1">
        <w:t xml:space="preserve">represent very </w:t>
      </w:r>
      <w:r w:rsidR="000E1F13">
        <w:t>minor parties)</w:t>
      </w:r>
      <w:r>
        <w:t xml:space="preserve">, as well as the option to </w:t>
      </w:r>
      <w:r w:rsidR="00D435C1">
        <w:t>answer,</w:t>
      </w:r>
      <w:r>
        <w:t xml:space="preserve"> “</w:t>
      </w:r>
      <w:r w:rsidR="006E6712">
        <w:t xml:space="preserve">Prefer not to </w:t>
      </w:r>
      <w:r w:rsidR="006E6712" w:rsidRPr="009F7637">
        <w:t>say</w:t>
      </w:r>
      <w:r>
        <w:t xml:space="preserve">” </w:t>
      </w:r>
      <w:r w:rsidR="000E1F13">
        <w:t>or</w:t>
      </w:r>
      <w:r>
        <w:t xml:space="preserve"> “I did not vote”. </w:t>
      </w:r>
      <w:r w:rsidR="000E1F13">
        <w:t>The order of the choices was fully randomized for each respondent</w:t>
      </w:r>
      <w:ins w:id="163" w:author="Inga Saikkonen" w:date="2025-03-07T12:35:00Z" w16du:dateUtc="2025-03-07T10:35:00Z">
        <w:r w:rsidR="000A7811">
          <w:t>,</w:t>
        </w:r>
      </w:ins>
      <w:r w:rsidR="00580E04">
        <w:t xml:space="preserve"> too</w:t>
      </w:r>
      <w:r w:rsidR="000E1F13">
        <w:t xml:space="preserve">. </w:t>
      </w:r>
      <w:r w:rsidR="00B162D7">
        <w:t>Based on</w:t>
      </w:r>
      <w:r>
        <w:t xml:space="preserve"> this we coded the respondents who voted for the parties that form the current Estonian government as “electoral winners”</w:t>
      </w:r>
      <w:r w:rsidR="00DC321F">
        <w:t xml:space="preserve"> (</w:t>
      </w:r>
      <w:proofErr w:type="spellStart"/>
      <w:r w:rsidR="00DC321F" w:rsidRPr="00DC321F">
        <w:rPr>
          <w:i/>
          <w:iCs/>
        </w:rPr>
        <w:t>Eesti</w:t>
      </w:r>
      <w:proofErr w:type="spellEnd"/>
      <w:r w:rsidR="00DC321F" w:rsidRPr="00DC321F">
        <w:rPr>
          <w:i/>
          <w:iCs/>
        </w:rPr>
        <w:t xml:space="preserve"> </w:t>
      </w:r>
      <w:proofErr w:type="spellStart"/>
      <w:r w:rsidR="00DC321F" w:rsidRPr="00DC321F">
        <w:rPr>
          <w:i/>
          <w:iCs/>
        </w:rPr>
        <w:t>Reformierakond</w:t>
      </w:r>
      <w:proofErr w:type="spellEnd"/>
      <w:r w:rsidR="00DC321F" w:rsidRPr="00DC321F">
        <w:t xml:space="preserve">, </w:t>
      </w:r>
      <w:proofErr w:type="spellStart"/>
      <w:r w:rsidR="00DC321F" w:rsidRPr="00DC321F">
        <w:rPr>
          <w:i/>
          <w:iCs/>
        </w:rPr>
        <w:t>Eesti</w:t>
      </w:r>
      <w:proofErr w:type="spellEnd"/>
      <w:r w:rsidR="00DC321F" w:rsidRPr="00DC321F">
        <w:rPr>
          <w:i/>
          <w:iCs/>
        </w:rPr>
        <w:t xml:space="preserve"> 200</w:t>
      </w:r>
      <w:r w:rsidR="00DC321F" w:rsidRPr="00DC321F">
        <w:t xml:space="preserve">, </w:t>
      </w:r>
      <w:proofErr w:type="spellStart"/>
      <w:r w:rsidR="00DC321F" w:rsidRPr="00DC321F">
        <w:rPr>
          <w:i/>
          <w:iCs/>
        </w:rPr>
        <w:t>Sotsiaaldemokraatlik</w:t>
      </w:r>
      <w:proofErr w:type="spellEnd"/>
      <w:r w:rsidR="00DC321F" w:rsidRPr="00DC321F">
        <w:rPr>
          <w:i/>
          <w:iCs/>
        </w:rPr>
        <w:t xml:space="preserve"> </w:t>
      </w:r>
      <w:proofErr w:type="spellStart"/>
      <w:r w:rsidR="00DC321F" w:rsidRPr="00DC321F">
        <w:rPr>
          <w:i/>
          <w:iCs/>
        </w:rPr>
        <w:t>Erakond</w:t>
      </w:r>
      <w:proofErr w:type="spellEnd"/>
      <w:r w:rsidR="00DC321F">
        <w:rPr>
          <w:i/>
          <w:iCs/>
        </w:rPr>
        <w:t>)</w:t>
      </w:r>
      <w:r w:rsidR="000E1F13">
        <w:t>.</w:t>
      </w:r>
      <w:r w:rsidR="00580E04">
        <w:rPr>
          <w:rStyle w:val="FootnoteReference"/>
        </w:rPr>
        <w:footnoteReference w:id="8"/>
      </w:r>
      <w:r w:rsidR="000E1F13">
        <w:t xml:space="preserve"> Respondents that had supported parties not in government were coded as “electoral losers”</w:t>
      </w:r>
      <w:r w:rsidR="00580E04">
        <w:t xml:space="preserve"> (N=228)</w:t>
      </w:r>
      <w:r w:rsidR="00A1761F">
        <w:rPr>
          <w:rStyle w:val="FootnoteReference"/>
        </w:rPr>
        <w:footnoteReference w:id="9"/>
      </w:r>
      <w:r w:rsidR="000E1F13">
        <w:t>, and the rest of the respondents as “Other”</w:t>
      </w:r>
      <w:r w:rsidR="00580E04">
        <w:t xml:space="preserve"> (N=122)</w:t>
      </w:r>
      <w:r w:rsidR="000E1F13">
        <w:t xml:space="preserve">. </w:t>
      </w:r>
    </w:p>
    <w:p w14:paraId="0934F7A4" w14:textId="793F9561" w:rsidR="00FC600D" w:rsidRPr="0027495E" w:rsidRDefault="00682DCA" w:rsidP="0027495E">
      <w:pPr>
        <w:pStyle w:val="Heading2"/>
      </w:pPr>
      <w:r w:rsidRPr="0027495E">
        <w:t>Method of Analysis</w:t>
      </w:r>
    </w:p>
    <w:p w14:paraId="0CA965EF" w14:textId="3F4596D8" w:rsidR="00534565" w:rsidRDefault="000517DD" w:rsidP="00534565">
      <w:r w:rsidRPr="000517DD">
        <w:t xml:space="preserve">To test </w:t>
      </w:r>
      <w:r w:rsidR="006817E1">
        <w:t>H</w:t>
      </w:r>
      <w:r w:rsidR="006817E1" w:rsidRPr="000517DD">
        <w:t xml:space="preserve">ypothesis </w:t>
      </w:r>
      <w:r w:rsidR="006200E6">
        <w:t>1,</w:t>
      </w:r>
      <w:r w:rsidRPr="000517DD">
        <w:t xml:space="preserve"> </w:t>
      </w:r>
      <w:r w:rsidR="00FC600D">
        <w:t xml:space="preserve">we examine </w:t>
      </w:r>
      <w:r w:rsidRPr="000517DD">
        <w:t xml:space="preserve">descriptive differences in the effects between the different respondent sub-groups: </w:t>
      </w:r>
      <w:r w:rsidR="00FC600D">
        <w:t>electoral “winners” and “losers”</w:t>
      </w:r>
      <w:r w:rsidRPr="000517DD">
        <w:t>. We estimate the conditional AMCE or the AMCE for a sub-group of respondents (</w:t>
      </w:r>
      <w:proofErr w:type="spellStart"/>
      <w:r w:rsidRPr="000517DD">
        <w:t>Bansak</w:t>
      </w:r>
      <w:proofErr w:type="spellEnd"/>
      <w:r w:rsidRPr="000517DD">
        <w:t xml:space="preserve"> et al. 2021). However,</w:t>
      </w:r>
      <w:r w:rsidR="00723F6F">
        <w:t xml:space="preserve"> since the AMCE sub-group estimates can be sensitive to the </w:t>
      </w:r>
      <w:r w:rsidRPr="000517DD">
        <w:t>reference category</w:t>
      </w:r>
      <w:r w:rsidR="00723F6F">
        <w:t xml:space="preserve"> chosen</w:t>
      </w:r>
      <w:r w:rsidRPr="000517DD">
        <w:t xml:space="preserve"> </w:t>
      </w:r>
      <w:r w:rsidR="00671803">
        <w:fldChar w:fldCharType="begin"/>
      </w:r>
      <w:r w:rsidR="00671803">
        <w:instrText xml:space="preserve"> ADDIN ZOTERO_ITEM CSL_CITATION {"citationID":"lSPt7LW3","properties":{"formattedCitation":"(Leeper, Hobolt, and Tilley 2020)","plainCitation":"(Leeper, Hobolt, and Tilley 2020)","noteIndex":0},"citationItems":[{"id":28,"uris":["http://zotero.org/users/local/tCw1O05N/items/Y9ZGSXHS"],"itemData":{"id":28,"type":"article-journal","abstract":"Conjoint analysis is a common tool for studying political preferences. The method disentangles patterns in respondents’ favorability toward complex, multidimensional objects, such as candidates or policies. Most conjoints rely upon a fully randomized design to generate average marginal component effects (AMCEs). They measure the degree to which a given value of a conjoint profile feature increases, or decreases, respondents’ support for the overall profile relative to a baseline, averaging across all respondents and other features. While the AMCE has a clear causal interpretation (about the\n              effect\n              of features), most published conjoint analyses also use AMCEs to describe\n              levels\n              of favorability. This often means comparing AMCEs among respondent subgroups. We show that using conditional AMCEs to describe the degree of subgroup agreement can be misleading as regression interactions are sensitive to the reference category used in the analysis. This leads to inferences about subgroup differences in preferences that have arbitrary sign, size, and significance. We demonstrate the problem using examples drawn from published articles and provide suggestions for improved reporting and interpretation using marginal means and an omnibus F-test. Given the accelerating use of these designs in political science, we offer advice for best practice in analysis and presentation of results.","container-title":"Political Analysis","DOI":"10.1017/pan.2019.30","ISSN":"1047-1987, 1476-4989","issue":"2","journalAbbreviation":"Polit. Anal.","language":"en","page":"207-221","source":"DOI.org (Crossref)","title":"Measuring Subgroup Preferences in Conjoint Experiments","volume":"28","author":[{"family":"Leeper","given":"Thomas J."},{"family":"Hobolt","given":"Sara B."},{"family":"Tilley","given":"James"}],"issued":{"date-parts":[["2020",4]]}}}],"schema":"https://github.com/citation-style-language/schema/raw/master/csl-citation.json"} </w:instrText>
      </w:r>
      <w:r w:rsidR="00671803">
        <w:fldChar w:fldCharType="separate"/>
      </w:r>
      <w:r w:rsidR="00671803" w:rsidRPr="00671803">
        <w:rPr>
          <w:rFonts w:cs="Times New Roman"/>
        </w:rPr>
        <w:t>(Leeper, Hobolt, and Tilley 2020)</w:t>
      </w:r>
      <w:r w:rsidR="00671803">
        <w:fldChar w:fldCharType="end"/>
      </w:r>
      <w:r w:rsidR="00723F6F">
        <w:t xml:space="preserve">, we focus on presenting </w:t>
      </w:r>
      <w:r w:rsidRPr="000517DD">
        <w:t>marginal means estimates between the different sub-groups</w:t>
      </w:r>
      <w:r w:rsidR="00723F6F">
        <w:t xml:space="preserve">. </w:t>
      </w:r>
      <w:r w:rsidR="005646F9">
        <w:t>To</w:t>
      </w:r>
      <w:r w:rsidR="00723F6F">
        <w:t xml:space="preserve"> test Hypotheses 2, we compare the effect sizes in a presidential system (Chile) and a parliamentary system (Estonia). </w:t>
      </w:r>
    </w:p>
    <w:p w14:paraId="3747A856" w14:textId="0384C292" w:rsidR="00B2684E" w:rsidRPr="0027495E" w:rsidRDefault="00534565" w:rsidP="0027495E">
      <w:pPr>
        <w:pStyle w:val="Heading1"/>
      </w:pPr>
      <w:r w:rsidRPr="0027495E">
        <w:t xml:space="preserve">Empirical </w:t>
      </w:r>
      <w:r w:rsidR="008963E3">
        <w:t>R</w:t>
      </w:r>
      <w:r w:rsidRPr="0027495E">
        <w:t>esults</w:t>
      </w:r>
    </w:p>
    <w:p w14:paraId="13B52513" w14:textId="73411099" w:rsidR="003E395B" w:rsidRPr="00765A22" w:rsidRDefault="003E395B" w:rsidP="00BD3A71">
      <w:pPr>
        <w:pStyle w:val="Heading2"/>
      </w:pPr>
      <w:r>
        <w:t xml:space="preserve">Conjoint </w:t>
      </w:r>
      <w:r w:rsidR="00CB21AE">
        <w:t>E</w:t>
      </w:r>
      <w:r>
        <w:t xml:space="preserve">xperimental </w:t>
      </w:r>
      <w:r w:rsidR="00CB21AE">
        <w:t>R</w:t>
      </w:r>
      <w:r>
        <w:t>esults</w:t>
      </w:r>
    </w:p>
    <w:p w14:paraId="1B84E4BB" w14:textId="03F422D7" w:rsidR="57FBB13D" w:rsidRDefault="00F55A8E" w:rsidP="007A65C0">
      <w:pPr>
        <w:ind w:left="-20" w:right="-20"/>
        <w:rPr>
          <w:rFonts w:eastAsia="Times New Roman" w:cs="Times New Roman"/>
        </w:rPr>
      </w:pPr>
      <w:bookmarkStart w:id="164" w:name="OLE_LINK1"/>
      <w:bookmarkStart w:id="165" w:name="OLE_LINK2"/>
      <w:r>
        <w:rPr>
          <w:rFonts w:eastAsia="Times New Roman" w:cs="Times New Roman"/>
        </w:rPr>
        <w:t xml:space="preserve">Figure 2 </w:t>
      </w:r>
      <w:r w:rsidR="57FBB13D" w:rsidRPr="14370F59">
        <w:rPr>
          <w:rFonts w:eastAsia="Times New Roman" w:cs="Times New Roman"/>
        </w:rPr>
        <w:t>shows the estimated marginal means between respondents who voted for the winner or loser candidate in both Chile and Estonia. The figure illustrates that the results diverge between the Chilean and Estonian cases. We only find support for our H1 in the Estonian case. In Estonia, candidates who favor protests against the current government receive support from those who voted for the current electoral losers, while respondents on the winning side tend to reject such candidates. By contrast, in the case of Chile, our analysis indicates that candidates favoring protests aimed at destabilizing the current government face widespread rejection from both winners and losers. While it is intuitive (and in line with the results from Estonia) that current electoral winners reject candidates associated with anti-government protests, it is puzzling that Chilean electoral losers show even stronger disapproval of such candidates.</w:t>
      </w:r>
      <w:r w:rsidR="444B79F8" w:rsidRPr="14370F59">
        <w:rPr>
          <w:rFonts w:eastAsia="Times New Roman" w:cs="Times New Roman"/>
        </w:rPr>
        <w:t xml:space="preserve"> We also do not find </w:t>
      </w:r>
      <w:r w:rsidR="444B79F8" w:rsidRPr="14370F59">
        <w:rPr>
          <w:rFonts w:eastAsia="Times New Roman" w:cs="Times New Roman"/>
        </w:rPr>
        <w:lastRenderedPageBreak/>
        <w:t xml:space="preserve">support for </w:t>
      </w:r>
      <w:r w:rsidR="7E0B01CF" w:rsidRPr="14370F59">
        <w:rPr>
          <w:rFonts w:eastAsia="Times New Roman" w:cs="Times New Roman"/>
        </w:rPr>
        <w:t>Hypothesis 2</w:t>
      </w:r>
      <w:r w:rsidR="444B79F8" w:rsidRPr="14370F59">
        <w:rPr>
          <w:rFonts w:eastAsia="Times New Roman" w:cs="Times New Roman"/>
        </w:rPr>
        <w:t xml:space="preserve"> that these effects would be stronger in presidential regimes (Chile) than in parliamentary systems (Estonia).</w:t>
      </w:r>
    </w:p>
    <w:p w14:paraId="18721910" w14:textId="417C9A6F" w:rsidR="57FBB13D" w:rsidRDefault="57FBB13D" w:rsidP="14370F59">
      <w:pPr>
        <w:ind w:left="-20" w:right="-20"/>
        <w:rPr>
          <w:rFonts w:eastAsia="Times New Roman" w:cs="Times New Roman"/>
        </w:rPr>
      </w:pPr>
      <w:r w:rsidRPr="14370F59">
        <w:rPr>
          <w:rFonts w:eastAsia="Times New Roman" w:cs="Times New Roman"/>
        </w:rPr>
        <w:t xml:space="preserve">What explains this phenomenon in the Chilean case, where even the losers oppose destabilizing protests against the government? We argue that this effect might be driven by the legacies of the 2019-20 protest wave (the so-called </w:t>
      </w:r>
      <w:proofErr w:type="spellStart"/>
      <w:r w:rsidRPr="14370F59">
        <w:rPr>
          <w:rFonts w:eastAsia="Times New Roman" w:cs="Times New Roman"/>
          <w:i/>
          <w:iCs/>
        </w:rPr>
        <w:t>Estallido</w:t>
      </w:r>
      <w:proofErr w:type="spellEnd"/>
      <w:r w:rsidRPr="14370F59">
        <w:rPr>
          <w:rFonts w:eastAsia="Times New Roman" w:cs="Times New Roman"/>
          <w:i/>
          <w:iCs/>
        </w:rPr>
        <w:t xml:space="preserve"> Social</w:t>
      </w:r>
      <w:r w:rsidRPr="14370F59">
        <w:rPr>
          <w:rFonts w:eastAsia="Times New Roman" w:cs="Times New Roman"/>
        </w:rPr>
        <w:t xml:space="preserve">). </w:t>
      </w:r>
      <w:r w:rsidR="00DB7677" w:rsidRPr="00DB7677">
        <w:rPr>
          <w:rFonts w:eastAsia="Times New Roman" w:cs="Times New Roman"/>
        </w:rPr>
        <w:t xml:space="preserve">Starting with high school students protesting against a rise in subway fares in Santiago de Chile, the demonstrations quickly spread throughout the </w:t>
      </w:r>
      <w:r w:rsidR="00C41C3A">
        <w:rPr>
          <w:rFonts w:eastAsia="Times New Roman" w:cs="Times New Roman"/>
        </w:rPr>
        <w:t>country</w:t>
      </w:r>
      <w:r w:rsidR="00DB7677" w:rsidRPr="00DB7677">
        <w:rPr>
          <w:rFonts w:eastAsia="Times New Roman" w:cs="Times New Roman"/>
        </w:rPr>
        <w:t>. These protests revealed a profound dissatisfaction with economic and political institutions, especially from the political left</w:t>
      </w:r>
      <w:r w:rsidRPr="14370F59">
        <w:rPr>
          <w:rFonts w:eastAsia="Times New Roman" w:cs="Times New Roman"/>
        </w:rPr>
        <w:t xml:space="preserve"> (</w:t>
      </w:r>
      <w:proofErr w:type="spellStart"/>
      <w:r w:rsidRPr="14370F59">
        <w:rPr>
          <w:rFonts w:eastAsia="Times New Roman" w:cs="Times New Roman"/>
        </w:rPr>
        <w:t>Pallacios</w:t>
      </w:r>
      <w:proofErr w:type="spellEnd"/>
      <w:r w:rsidRPr="14370F59">
        <w:rPr>
          <w:rFonts w:eastAsia="Times New Roman" w:cs="Times New Roman"/>
        </w:rPr>
        <w:t xml:space="preserve">-Valladares, 2020). These protests targeted the Right-wing government of Sebastián </w:t>
      </w:r>
      <w:proofErr w:type="spellStart"/>
      <w:r w:rsidRPr="14370F59">
        <w:rPr>
          <w:rFonts w:eastAsia="Times New Roman" w:cs="Times New Roman"/>
        </w:rPr>
        <w:t>Piñera</w:t>
      </w:r>
      <w:proofErr w:type="spellEnd"/>
      <w:r w:rsidRPr="14370F59">
        <w:rPr>
          <w:rFonts w:eastAsia="Times New Roman" w:cs="Times New Roman"/>
        </w:rPr>
        <w:t xml:space="preserve"> (2018-22), which represented many Chileans who voted against the current Left-wing President Gabriel Boric in the 2021 elections. It is plausible that many of the Right-wing respondents (losers at the time of our survey) saw the 2019-20 protest cycle as harmful to their interests. Given the recency and </w:t>
      </w:r>
      <w:r w:rsidR="074A18AC" w:rsidRPr="14370F59">
        <w:rPr>
          <w:rFonts w:eastAsia="Times New Roman" w:cs="Times New Roman"/>
        </w:rPr>
        <w:t xml:space="preserve">enormous </w:t>
      </w:r>
      <w:r w:rsidRPr="14370F59">
        <w:rPr>
          <w:rFonts w:eastAsia="Times New Roman" w:cs="Times New Roman"/>
        </w:rPr>
        <w:t xml:space="preserve">salience of </w:t>
      </w:r>
      <w:proofErr w:type="spellStart"/>
      <w:r w:rsidRPr="14370F59">
        <w:rPr>
          <w:rFonts w:eastAsia="Times New Roman" w:cs="Times New Roman"/>
          <w:i/>
          <w:iCs/>
        </w:rPr>
        <w:t>Estallido</w:t>
      </w:r>
      <w:proofErr w:type="spellEnd"/>
      <w:r w:rsidRPr="14370F59">
        <w:rPr>
          <w:rFonts w:eastAsia="Times New Roman" w:cs="Times New Roman"/>
          <w:i/>
          <w:iCs/>
        </w:rPr>
        <w:t xml:space="preserve"> Social</w:t>
      </w:r>
      <w:r w:rsidRPr="14370F59">
        <w:rPr>
          <w:rFonts w:eastAsia="Times New Roman" w:cs="Times New Roman"/>
        </w:rPr>
        <w:t>, these respondents are likely to have negative views on protests in general.</w:t>
      </w:r>
      <w:r w:rsidR="634861DF" w:rsidRPr="14370F59">
        <w:rPr>
          <w:rFonts w:eastAsia="Times New Roman" w:cs="Times New Roman"/>
        </w:rPr>
        <w:t xml:space="preserve"> </w:t>
      </w:r>
      <w:r w:rsidRPr="14370F59">
        <w:rPr>
          <w:rFonts w:eastAsia="Times New Roman" w:cs="Times New Roman"/>
        </w:rPr>
        <w:t xml:space="preserve">Therefore, they interpret </w:t>
      </w:r>
      <w:r w:rsidRPr="00CB6D21">
        <w:rPr>
          <w:rFonts w:eastAsia="Times New Roman" w:cs="Times New Roman"/>
          <w:i/>
          <w:iCs/>
        </w:rPr>
        <w:t xml:space="preserve">any </w:t>
      </w:r>
      <w:r w:rsidRPr="14370F59">
        <w:rPr>
          <w:rFonts w:eastAsia="Times New Roman" w:cs="Times New Roman"/>
        </w:rPr>
        <w:t>anti-government protests as negative, even if targeted against their enemies, the current Left government</w:t>
      </w:r>
      <w:r w:rsidR="6FFF15C2" w:rsidRPr="14370F59">
        <w:rPr>
          <w:rFonts w:eastAsia="Times New Roman" w:cs="Times New Roman"/>
        </w:rPr>
        <w:t>. This is triggered by</w:t>
      </w:r>
      <w:r w:rsidRPr="14370F59">
        <w:rPr>
          <w:rFonts w:eastAsia="Times New Roman" w:cs="Times New Roman"/>
        </w:rPr>
        <w:t xml:space="preserve"> the recent experience of mass protests, which explains their high punishment of </w:t>
      </w:r>
      <w:r w:rsidR="30B350D0" w:rsidRPr="14370F59">
        <w:rPr>
          <w:rFonts w:eastAsia="Times New Roman" w:cs="Times New Roman"/>
        </w:rPr>
        <w:t>protest-promoting</w:t>
      </w:r>
      <w:r w:rsidRPr="14370F59">
        <w:rPr>
          <w:rFonts w:eastAsia="Times New Roman" w:cs="Times New Roman"/>
        </w:rPr>
        <w:t xml:space="preserve"> candidates. </w:t>
      </w:r>
    </w:p>
    <w:p w14:paraId="07B7407D" w14:textId="77777777" w:rsidR="00CF2E23" w:rsidRPr="00765A22" w:rsidRDefault="00CF2E23" w:rsidP="00CF2E23">
      <w:pPr>
        <w:pStyle w:val="Heading2"/>
      </w:pPr>
      <w:r w:rsidRPr="00765A22">
        <w:t xml:space="preserve">Exploratory </w:t>
      </w:r>
      <w:r w:rsidRPr="00792A28">
        <w:t>A</w:t>
      </w:r>
      <w:r w:rsidRPr="00765A22">
        <w:t>nalysis</w:t>
      </w:r>
    </w:p>
    <w:p w14:paraId="1C31A898" w14:textId="77777777" w:rsidR="00CF2E23" w:rsidRPr="00792A28" w:rsidRDefault="00CF2E23" w:rsidP="00CF2E23">
      <w:pPr>
        <w:pStyle w:val="Heading3"/>
        <w:numPr>
          <w:ilvl w:val="0"/>
          <w:numId w:val="0"/>
        </w:numPr>
      </w:pPr>
      <w:r w:rsidRPr="00792A28">
        <w:t>Respondent’s Partisanship</w:t>
      </w:r>
      <w:r w:rsidRPr="004A0D1C">
        <w:rPr>
          <w:rStyle w:val="FootnoteReference"/>
        </w:rPr>
        <w:footnoteReference w:id="10"/>
      </w:r>
    </w:p>
    <w:p w14:paraId="381D9700" w14:textId="5E5913E5" w:rsidR="00CF2E23" w:rsidRDefault="00CF2E23" w:rsidP="00CF2E23">
      <w:r>
        <w:t>In addition to the hypotheses</w:t>
      </w:r>
      <w:r w:rsidR="00BB14F2">
        <w:t>,</w:t>
      </w:r>
      <w:r>
        <w:t xml:space="preserve"> we</w:t>
      </w:r>
      <w:r w:rsidR="00BB14F2">
        <w:t xml:space="preserve"> also</w:t>
      </w:r>
      <w:r>
        <w:t xml:space="preserve"> pre-registered a set of exploratory analysis of sub-group effects based on the extant literature. First, we explored sub-group effects based on respondents’ partisan ideology. Anderson et al. (2005: 157) find no clear patterns of support for the democratic system and norms among losers from different party families. Yet, recent literature on the rise of the Extreme Right in Europe has shown that voters of the Extreme Right have a particularly high tolerance for the erosion of democratic institutions and anti-democratic </w:t>
      </w:r>
      <w:r>
        <w:lastRenderedPageBreak/>
        <w:t xml:space="preserve">actions. For instance, </w:t>
      </w:r>
      <w:proofErr w:type="spellStart"/>
      <w:r>
        <w:t>Svolik</w:t>
      </w:r>
      <w:proofErr w:type="spellEnd"/>
      <w:r>
        <w:t xml:space="preserve"> et al. (2023: 15) document, via a similar candidate choice conjoint experiment focusing on the cases of Germany, Spain, Sweden, Estonia, Serbia, and Ukraine, that citizens tend to reject political candidates who encourage their supporters “to violently disrupt campaign rallies” at high rates. However, voters of the illiberal right parties in these countries rejected such candidates at a rate that was 30 percent</w:t>
      </w:r>
      <w:r w:rsidR="00BD3A71">
        <w:t>age points</w:t>
      </w:r>
      <w:r>
        <w:t xml:space="preserve"> lower than the rate among mainstream voters. In contrast, in the Latin American context, voters of the Extreme Left might have a stronger disposition to support anti-systemic protest action.</w:t>
      </w:r>
    </w:p>
    <w:bookmarkEnd w:id="164"/>
    <w:bookmarkEnd w:id="165"/>
    <w:p w14:paraId="559F25D3" w14:textId="2D0CE96B" w:rsidR="200D8F17" w:rsidRDefault="00BD3A71" w:rsidP="006A59DC">
      <w:r>
        <w:t xml:space="preserve">Figure 3 </w:t>
      </w:r>
      <w:r w:rsidR="200D8F17">
        <w:t>displays the sub-group effects by respondents</w:t>
      </w:r>
      <w:r w:rsidR="00B929E5">
        <w:t>’</w:t>
      </w:r>
      <w:r w:rsidR="200D8F17">
        <w:t xml:space="preserve"> supported party. It provides clear evidence</w:t>
      </w:r>
      <w:r w:rsidR="2258DB70">
        <w:t xml:space="preserve"> in the Estonian case that is in line with the findings of </w:t>
      </w:r>
      <w:proofErr w:type="spellStart"/>
      <w:r w:rsidR="2258DB70">
        <w:t>Svolik</w:t>
      </w:r>
      <w:proofErr w:type="spellEnd"/>
      <w:r w:rsidR="2258DB70">
        <w:t xml:space="preserve"> et al</w:t>
      </w:r>
      <w:r w:rsidR="200D8F17">
        <w:t xml:space="preserve">. </w:t>
      </w:r>
      <w:r>
        <w:t xml:space="preserve">(2023). </w:t>
      </w:r>
      <w:r w:rsidR="200D8F17">
        <w:t>While the previous section demonstrated that electoral losers overall demonstrate support for candidates proposing destabilizing protests in Estonia, this group masks considerable heterogeneity. Electoral losers in Estonia are composed of three parties: the moderate nationalist right Pro Patria (</w:t>
      </w:r>
      <w:proofErr w:type="spellStart"/>
      <w:r w:rsidR="200D8F17" w:rsidRPr="14370F59">
        <w:rPr>
          <w:i/>
          <w:iCs/>
        </w:rPr>
        <w:t>Isamaa</w:t>
      </w:r>
      <w:proofErr w:type="spellEnd"/>
      <w:r w:rsidR="200D8F17">
        <w:t>), the leftist Center Party, and the Extreme Right (anti-immigration and anti-LGBTQ Estonian Conservative People’s Party (EKRE)).</w:t>
      </w:r>
      <w:r>
        <w:t xml:space="preserve"> Figure 3</w:t>
      </w:r>
      <w:r w:rsidR="009702D4">
        <w:t xml:space="preserve"> </w:t>
      </w:r>
      <w:r w:rsidR="200D8F17">
        <w:t>shows that EKRE voters (</w:t>
      </w:r>
      <w:r>
        <w:t>green</w:t>
      </w:r>
      <w:r w:rsidR="200D8F17">
        <w:t xml:space="preserve"> coefficient) are highly likely to both support candidates that propose anti-government protests </w:t>
      </w:r>
      <w:proofErr w:type="gramStart"/>
      <w:r w:rsidR="200D8F17">
        <w:t>and also</w:t>
      </w:r>
      <w:proofErr w:type="gramEnd"/>
      <w:r w:rsidR="200D8F17">
        <w:t xml:space="preserve"> oppose candidates that are against them. Therefore, the loser effects are largely driven by the Extreme Right EKRE.</w:t>
      </w:r>
    </w:p>
    <w:p w14:paraId="067F79AD" w14:textId="33CA8384" w:rsidR="200D8F17" w:rsidRDefault="200D8F17" w:rsidP="006A59DC">
      <w:r w:rsidRPr="5E9FBC30">
        <w:t xml:space="preserve">Voters of other opposition parties do not show a particular sympathy towards candidates supporting destabilizing protests. This aligns well with </w:t>
      </w:r>
      <w:proofErr w:type="spellStart"/>
      <w:r w:rsidRPr="5E9FBC30">
        <w:t>Svolik</w:t>
      </w:r>
      <w:proofErr w:type="spellEnd"/>
      <w:r w:rsidRPr="5E9FBC30">
        <w:t xml:space="preserve"> et al. (2023), showing that voters of the Extreme Right have a particularly high tolerance for anti-systemic action, compared to citizens voting for other parties. Intuitively, winners</w:t>
      </w:r>
      <w:r w:rsidR="00BD3A71">
        <w:t>’</w:t>
      </w:r>
      <w:r w:rsidRPr="5E9FBC30">
        <w:t xml:space="preserve"> effects are driven by the supporters of the liberal Reform Party (</w:t>
      </w:r>
      <w:proofErr w:type="spellStart"/>
      <w:r w:rsidR="00BD3A71">
        <w:t>turqoise</w:t>
      </w:r>
      <w:proofErr w:type="spellEnd"/>
      <w:r w:rsidRPr="5E9FBC30">
        <w:t xml:space="preserve"> coefficient), while supporters of other coalition partners do not show a particular antipathy nor sympathy towards candidates supporting destabilizing protests. Given that the Reform Party is the largest and dominant coalition partner, its voters might have particularly high expectations of the implementation of their policy agenda and therefore might see anti-government protests as especially harmful to their interests.</w:t>
      </w:r>
    </w:p>
    <w:p w14:paraId="18BD40F1" w14:textId="0C6F43A4" w:rsidR="200D8F17" w:rsidRDefault="200D8F17" w:rsidP="006A59DC">
      <w:r w:rsidRPr="5E9FBC30">
        <w:t xml:space="preserve">In the Chilean case, the differences between different parties associated with the presidential coalition and opposition are weaker. Results of the previous section </w:t>
      </w:r>
      <w:r w:rsidR="00A72981">
        <w:t>suggested</w:t>
      </w:r>
      <w:r w:rsidRPr="5E9FBC30">
        <w:t xml:space="preserve"> that voters across the board reject candidates favoring protests aimed at destabilizing the current government in office. Yet, it seems that voters of the Extreme Right (Republican Party) in Chile (light green coefficient) are especially likely to condemn candidates associated with anti-government protest, despite not being in the presidential coalition. As explained in the previous section, this </w:t>
      </w:r>
      <w:r w:rsidRPr="5E9FBC30">
        <w:lastRenderedPageBreak/>
        <w:t>is a legacy of the 2019 protests, which were especially likely to be perceived as harmful for Right-wing voters.</w:t>
      </w:r>
    </w:p>
    <w:p w14:paraId="3A907708" w14:textId="3EA86EB1" w:rsidR="002D343C" w:rsidRDefault="00D1420D" w:rsidP="002D343C">
      <w:pPr>
        <w:keepNext/>
        <w:jc w:val="center"/>
      </w:pPr>
      <w:r>
        <w:rPr>
          <w:noProof/>
        </w:rPr>
        <w:drawing>
          <wp:inline distT="0" distB="0" distL="0" distR="0" wp14:anchorId="6523E1BE" wp14:editId="373436FE">
            <wp:extent cx="5760720" cy="2688590"/>
            <wp:effectExtent l="0" t="0" r="5080" b="3810"/>
            <wp:docPr id="82662564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25642" name="Picture 826625642"/>
                    <pic:cNvPicPr/>
                  </pic:nvPicPr>
                  <pic:blipFill>
                    <a:blip r:embed="rId17"/>
                    <a:stretch>
                      <a:fillRect/>
                    </a:stretch>
                  </pic:blipFill>
                  <pic:spPr>
                    <a:xfrm>
                      <a:off x="0" y="0"/>
                      <a:ext cx="5760720" cy="2688590"/>
                    </a:xfrm>
                    <a:prstGeom prst="rect">
                      <a:avLst/>
                    </a:prstGeom>
                  </pic:spPr>
                </pic:pic>
              </a:graphicData>
            </a:graphic>
          </wp:inline>
        </w:drawing>
      </w:r>
    </w:p>
    <w:p w14:paraId="4A19F8F2" w14:textId="7AFEE2C8" w:rsidR="00A843CE" w:rsidRPr="00A843CE" w:rsidRDefault="002D343C" w:rsidP="002D343C">
      <w:pPr>
        <w:pStyle w:val="Caption"/>
        <w:jc w:val="center"/>
        <w:rPr>
          <w:highlight w:val="yellow"/>
        </w:rPr>
      </w:pPr>
      <w:r>
        <w:t xml:space="preserve">Figure </w:t>
      </w:r>
      <w:r>
        <w:fldChar w:fldCharType="begin"/>
      </w:r>
      <w:r>
        <w:instrText xml:space="preserve"> SEQ Figure \* ARABIC </w:instrText>
      </w:r>
      <w:r>
        <w:fldChar w:fldCharType="separate"/>
      </w:r>
      <w:r w:rsidR="00DC5EA8">
        <w:rPr>
          <w:noProof/>
        </w:rPr>
        <w:t>3</w:t>
      </w:r>
      <w:r>
        <w:fldChar w:fldCharType="end"/>
      </w:r>
      <w:r>
        <w:t xml:space="preserve">: </w:t>
      </w:r>
      <w:r w:rsidRPr="00300375">
        <w:t>Sub-group Differences (Partisanship)</w:t>
      </w:r>
    </w:p>
    <w:p w14:paraId="31BB4D1F" w14:textId="17CE385E" w:rsidR="00A843CE" w:rsidRPr="00A843CE" w:rsidRDefault="4ECC0D62" w:rsidP="5E9FBC30">
      <w:pPr>
        <w:pStyle w:val="Heading3"/>
        <w:numPr>
          <w:ilvl w:val="0"/>
          <w:numId w:val="0"/>
        </w:numPr>
      </w:pPr>
      <w:r>
        <w:t>3.2.2 Disengaged Citizens</w:t>
      </w:r>
    </w:p>
    <w:p w14:paraId="7C5449B6" w14:textId="7F1037A0" w:rsidR="00A843CE" w:rsidRPr="00A843CE" w:rsidRDefault="53846F2E" w:rsidP="006A59DC">
      <w:r w:rsidRPr="5E9FBC30">
        <w:t xml:space="preserve">Previous literature has created an expectation that disengaged citizens, aside from winners and losers, represent another distinct group that may also exhibit a lack of concern about candidates advocating for anti-system protest action or openly supporting such actions. These individuals, disengaged from politics, are dissatisfied with existing political parties, and it is probable that those who abstain from voting gravitate towards the attitudes of the losers within the political system. As suggested by </w:t>
      </w:r>
      <w:proofErr w:type="spellStart"/>
      <w:r w:rsidRPr="5E9FBC30">
        <w:t>Svolik</w:t>
      </w:r>
      <w:proofErr w:type="spellEnd"/>
      <w:r w:rsidRPr="5E9FBC30">
        <w:t xml:space="preserve"> et al. (2023), disaffection with specific parties or politicians tends to coincide with a disregard for democratic institutions in general. This disillusionment might prompt these voter groups to lend support to protests that are detrimental to democratic stability. We would therefore also expect that disengaged citizens would be more open to supporting anti-systemic politicians compared to electoral winners.</w:t>
      </w:r>
    </w:p>
    <w:p w14:paraId="3644F871" w14:textId="39F0576E" w:rsidR="5E9FBC30" w:rsidRPr="006A59DC" w:rsidRDefault="005E20DD" w:rsidP="006A59DC">
      <w:r>
        <w:t xml:space="preserve">Figure 3 </w:t>
      </w:r>
      <w:r w:rsidR="53846F2E">
        <w:t xml:space="preserve">also provides a test for that </w:t>
      </w:r>
      <w:r w:rsidR="1423742A">
        <w:t>expectation</w:t>
      </w:r>
      <w:r w:rsidR="53846F2E">
        <w:t>. In the Estonian case, it seems that respondents who did not report voting in the 2023 election (pink coefficient) display similar attitudes to electoral losers, favoring candidates proposing destabilizing anti-government protests. Yet, the coefficient for disengaged respondents is considerably smaller in magnitude compared to citizens reporting voting for EKRE. That indicates that in the Estonian case, disengaged respondents indeed behave like electoral losers. In the Chilean case, however, it seems that respondents who did not report voting in 2023 displayed attitudes rather similar to citizens who reported turning out to vote.</w:t>
      </w:r>
      <w:r w:rsidR="004B7C30">
        <w:t xml:space="preserve"> However, in the Chilean case voting was compulsory.</w:t>
      </w:r>
    </w:p>
    <w:p w14:paraId="6DE4114A" w14:textId="2F21F67B" w:rsidR="00534565" w:rsidRDefault="51A426DB" w:rsidP="00792A28">
      <w:pPr>
        <w:pStyle w:val="Heading1"/>
      </w:pPr>
      <w:r>
        <w:lastRenderedPageBreak/>
        <w:t xml:space="preserve">Concluding </w:t>
      </w:r>
      <w:r w:rsidR="00534565">
        <w:t>Discussion</w:t>
      </w:r>
    </w:p>
    <w:p w14:paraId="22A98873" w14:textId="0BC84D14" w:rsidR="00A17385" w:rsidRDefault="00A17385" w:rsidP="00A17385">
      <w:pPr>
        <w:rPr>
          <w:rFonts w:eastAsia="Times New Roman" w:cs="Times New Roman"/>
        </w:rPr>
      </w:pPr>
      <w:r w:rsidRPr="4B73364F">
        <w:rPr>
          <w:rFonts w:eastAsia="Times New Roman" w:cs="Times New Roman"/>
        </w:rPr>
        <w:t>A considerable literature has explored the effects of losers</w:t>
      </w:r>
      <w:r w:rsidR="00F81AE7">
        <w:rPr>
          <w:rFonts w:eastAsia="Times New Roman" w:cs="Times New Roman"/>
        </w:rPr>
        <w:t>’</w:t>
      </w:r>
      <w:r w:rsidRPr="4B73364F">
        <w:rPr>
          <w:rFonts w:eastAsia="Times New Roman" w:cs="Times New Roman"/>
        </w:rPr>
        <w:t xml:space="preserve"> consent in democracies. For instance, scholarship has compared democratic satisfaction, political trust, and political efficacy among the winners and losers of elections (Esaiasson, 2011; Anderson, 2005; Singh, Karakoç, and Blais, 2012). Other studies have examined the readiness of electoral losers to support institutional changes to the democratic system (Bowler and Donovan, 2019; Bowler, Donovan, and Karp, 2007; Pilet et al., 2023</w:t>
      </w:r>
      <w:r w:rsidRPr="008752E7">
        <w:rPr>
          <w:rFonts w:eastAsia="Times New Roman" w:cs="Times New Roman"/>
        </w:rPr>
        <w:t>).</w:t>
      </w:r>
      <w:r w:rsidR="1EFB100B" w:rsidRPr="008752E7">
        <w:rPr>
          <w:rFonts w:eastAsia="Times New Roman" w:cs="Times New Roman"/>
        </w:rPr>
        <w:t xml:space="preserve"> Yet, despite the importance of losers’ consent to the stability of the democratic system </w:t>
      </w:r>
      <w:r w:rsidR="005E20DD" w:rsidRPr="008752E7">
        <w:rPr>
          <w:rFonts w:eastAsia="Times New Roman" w:cs="Times New Roman"/>
        </w:rPr>
        <w:t xml:space="preserve">(Przeworski 1991) </w:t>
      </w:r>
      <w:ins w:id="166" w:author="Inga Saikkonen" w:date="2025-03-07T15:48:00Z" w16du:dateUtc="2025-03-07T13:48:00Z">
        <w:r w:rsidR="008752E7" w:rsidRPr="008752E7">
          <w:rPr>
            <w:rFonts w:eastAsia="Times New Roman" w:cs="Times New Roman"/>
            <w:rPrChange w:id="167" w:author="Inga Saikkonen" w:date="2025-03-07T15:49:00Z" w16du:dateUtc="2025-03-07T13:49:00Z">
              <w:rPr>
                <w:rFonts w:eastAsia="Times New Roman" w:cs="Times New Roman"/>
                <w:highlight w:val="yellow"/>
              </w:rPr>
            </w:rPrChange>
          </w:rPr>
          <w:t xml:space="preserve">no </w:t>
        </w:r>
      </w:ins>
      <w:del w:id="168" w:author="Inga Saikkonen" w:date="2025-03-07T15:48:00Z" w16du:dateUtc="2025-03-07T13:48:00Z">
        <w:r w:rsidR="1EFB100B" w:rsidRPr="008752E7" w:rsidDel="008752E7">
          <w:rPr>
            <w:rFonts w:eastAsia="Times New Roman" w:cs="Times New Roman"/>
          </w:rPr>
          <w:delText>rather few</w:delText>
        </w:r>
      </w:del>
      <w:r w:rsidR="1EFB100B" w:rsidRPr="008752E7">
        <w:rPr>
          <w:rFonts w:eastAsia="Times New Roman" w:cs="Times New Roman"/>
        </w:rPr>
        <w:t xml:space="preserve"> studies have examined </w:t>
      </w:r>
      <w:r w:rsidR="6DDDFC99" w:rsidRPr="008752E7">
        <w:rPr>
          <w:rFonts w:eastAsia="Times New Roman" w:cs="Times New Roman"/>
        </w:rPr>
        <w:t>the extent of electoral losers’</w:t>
      </w:r>
      <w:ins w:id="169" w:author="Inga Saikkonen" w:date="2025-03-07T15:47:00Z" w16du:dateUtc="2025-03-07T13:47:00Z">
        <w:r w:rsidR="008752E7" w:rsidRPr="008752E7">
          <w:rPr>
            <w:rFonts w:eastAsia="Times New Roman" w:cs="Times New Roman"/>
            <w:rPrChange w:id="170" w:author="Inga Saikkonen" w:date="2025-03-07T15:49:00Z" w16du:dateUtc="2025-03-07T13:49:00Z">
              <w:rPr>
                <w:rFonts w:eastAsia="Times New Roman" w:cs="Times New Roman"/>
                <w:highlight w:val="yellow"/>
              </w:rPr>
            </w:rPrChange>
          </w:rPr>
          <w:t xml:space="preserve"> propensity to support politicians instigating anti-systemic actions such as destabilizing prote</w:t>
        </w:r>
      </w:ins>
      <w:ins w:id="171" w:author="Inga Saikkonen" w:date="2025-03-07T15:48:00Z" w16du:dateUtc="2025-03-07T13:48:00Z">
        <w:r w:rsidR="008752E7" w:rsidRPr="008752E7">
          <w:rPr>
            <w:rFonts w:eastAsia="Times New Roman" w:cs="Times New Roman"/>
            <w:rPrChange w:id="172" w:author="Inga Saikkonen" w:date="2025-03-07T15:49:00Z" w16du:dateUtc="2025-03-07T13:49:00Z">
              <w:rPr>
                <w:rFonts w:eastAsia="Times New Roman" w:cs="Times New Roman"/>
                <w:highlight w:val="yellow"/>
              </w:rPr>
            </w:rPrChange>
          </w:rPr>
          <w:t xml:space="preserve">sts. </w:t>
        </w:r>
      </w:ins>
      <w:del w:id="173" w:author="Inga Saikkonen" w:date="2025-03-07T15:48:00Z" w16du:dateUtc="2025-03-07T13:48:00Z">
        <w:r w:rsidR="6DDDFC99" w:rsidRPr="008752E7" w:rsidDel="008752E7">
          <w:rPr>
            <w:rFonts w:eastAsia="Times New Roman" w:cs="Times New Roman"/>
          </w:rPr>
          <w:delText xml:space="preserve"> </w:delText>
        </w:r>
        <w:r w:rsidR="1AA06C57" w:rsidRPr="008752E7" w:rsidDel="008752E7">
          <w:rPr>
            <w:rFonts w:eastAsia="Times New Roman" w:cs="Times New Roman"/>
          </w:rPr>
          <w:delText>democratic “system support” (Easton 1965), and the results are not conclusive (Esaiasson 2011; Anderson et al. 2005).</w:delText>
        </w:r>
      </w:del>
      <w:ins w:id="174" w:author="Inga Saikkonen" w:date="2025-03-10T10:08:00Z" w16du:dateUtc="2025-03-10T08:08:00Z">
        <w:r w:rsidR="00AB109D">
          <w:rPr>
            <w:rFonts w:eastAsia="Times New Roman" w:cs="Times New Roman"/>
          </w:rPr>
          <w:t xml:space="preserve"> </w:t>
        </w:r>
      </w:ins>
    </w:p>
    <w:p w14:paraId="5CE470F4" w14:textId="2CAD0368" w:rsidR="00A17385" w:rsidRDefault="1AA06C57" w:rsidP="00A17385">
      <w:pPr>
        <w:rPr>
          <w:rFonts w:eastAsia="Times New Roman" w:cs="Times New Roman"/>
        </w:rPr>
      </w:pPr>
      <w:r w:rsidRPr="249E21DD">
        <w:rPr>
          <w:rFonts w:eastAsia="Times New Roman" w:cs="Times New Roman"/>
        </w:rPr>
        <w:t>We contribute to this literature by studying</w:t>
      </w:r>
      <w:r w:rsidR="2191FD52" w:rsidRPr="249E21DD">
        <w:rPr>
          <w:rFonts w:eastAsia="Times New Roman" w:cs="Times New Roman"/>
        </w:rPr>
        <w:t xml:space="preserve"> </w:t>
      </w:r>
      <w:r w:rsidR="00A17385" w:rsidRPr="4B73364F">
        <w:rPr>
          <w:rFonts w:eastAsia="Times New Roman" w:cs="Times New Roman"/>
        </w:rPr>
        <w:t>citizens' reactions to anti-democratic candidates who support potentially destabilizing anti-government protests</w:t>
      </w:r>
      <w:r w:rsidR="005E20DD">
        <w:rPr>
          <w:rFonts w:eastAsia="Times New Roman" w:cs="Times New Roman"/>
        </w:rPr>
        <w:t xml:space="preserve"> with novel experimental evidence</w:t>
      </w:r>
      <w:r w:rsidR="00A17385" w:rsidRPr="4B73364F">
        <w:rPr>
          <w:rFonts w:eastAsia="Times New Roman" w:cs="Times New Roman"/>
        </w:rPr>
        <w:t xml:space="preserve">. It could be expected that in democracies with well-operating electoral integrity, calling for anti-systemic protests by losing candidates could be seen as anti-democratic and condemned by citizens committed to upholding democratic norms. Yet, we argue that electoral losers have incentives to support such types of politicians to </w:t>
      </w:r>
      <w:r w:rsidR="005E20DD">
        <w:rPr>
          <w:rFonts w:eastAsia="Times New Roman" w:cs="Times New Roman"/>
        </w:rPr>
        <w:t>oppose</w:t>
      </w:r>
      <w:r w:rsidR="00A17385" w:rsidRPr="4B73364F">
        <w:rPr>
          <w:rFonts w:eastAsia="Times New Roman" w:cs="Times New Roman"/>
        </w:rPr>
        <w:t xml:space="preserve"> the ruling government.</w:t>
      </w:r>
    </w:p>
    <w:p w14:paraId="42CE1DED" w14:textId="69A47FA4" w:rsidR="00A17385" w:rsidRDefault="00A17385" w:rsidP="00A17385">
      <w:pPr>
        <w:rPr>
          <w:rFonts w:eastAsia="Times New Roman" w:cs="Times New Roman"/>
        </w:rPr>
      </w:pPr>
      <w:r w:rsidRPr="4B73364F">
        <w:rPr>
          <w:rFonts w:eastAsia="Times New Roman" w:cs="Times New Roman"/>
        </w:rPr>
        <w:t xml:space="preserve">We test these hypotheses with two conjoint experiments in two consolidated Third-wave democracies: Chile and Estonia. The candidate choice experiment allows us to investigate whether hypothetical political candidates who support destabilizing protests receive different levels of support from actual election winners and losers. We specifically selected Estonia and Chile due to their comparable income levels, democratic stability, and consistent record of electoral integrity, positioning them as </w:t>
      </w:r>
      <w:r w:rsidR="00F81AE7">
        <w:rPr>
          <w:rFonts w:eastAsia="Times New Roman" w:cs="Times New Roman"/>
        </w:rPr>
        <w:t>“</w:t>
      </w:r>
      <w:r w:rsidRPr="4B73364F">
        <w:rPr>
          <w:rFonts w:eastAsia="Times New Roman" w:cs="Times New Roman"/>
        </w:rPr>
        <w:t>hard cases</w:t>
      </w:r>
      <w:r w:rsidR="00F81AE7">
        <w:rPr>
          <w:rFonts w:eastAsia="Times New Roman" w:cs="Times New Roman"/>
        </w:rPr>
        <w:t>”</w:t>
      </w:r>
      <w:r w:rsidRPr="4B73364F">
        <w:rPr>
          <w:rFonts w:eastAsia="Times New Roman" w:cs="Times New Roman"/>
        </w:rPr>
        <w:t xml:space="preserve"> </w:t>
      </w:r>
      <w:ins w:id="175" w:author="Inga Saikkonen" w:date="2025-03-07T15:48:00Z" w16du:dateUtc="2025-03-07T13:48:00Z">
        <w:r w:rsidR="008752E7">
          <w:rPr>
            <w:rFonts w:eastAsia="Times New Roman" w:cs="Times New Roman"/>
          </w:rPr>
          <w:t xml:space="preserve">among new democracies </w:t>
        </w:r>
      </w:ins>
      <w:r w:rsidRPr="4B73364F">
        <w:rPr>
          <w:rFonts w:eastAsia="Times New Roman" w:cs="Times New Roman"/>
        </w:rPr>
        <w:t>for finding support for anti-democratic candidates.</w:t>
      </w:r>
    </w:p>
    <w:p w14:paraId="7B93E77F" w14:textId="7AA57F1A" w:rsidR="00DE605A" w:rsidRPr="0016601B" w:rsidRDefault="00A17385" w:rsidP="00A1680E">
      <w:pPr>
        <w:rPr>
          <w:rFonts w:eastAsia="Times New Roman" w:cs="Times New Roman"/>
        </w:rPr>
      </w:pPr>
      <w:r w:rsidRPr="4B73364F">
        <w:rPr>
          <w:rFonts w:eastAsia="Times New Roman" w:cs="Times New Roman"/>
        </w:rPr>
        <w:t xml:space="preserve">We find support for our hypothesis in the case of Estonia, but not for Chile. Respondents who voted for the candidate that did not win the most recent election are more inclined to support a candidate who advocates for anti-systemic actions against the current government in Estonia. </w:t>
      </w:r>
      <w:r w:rsidR="59A6C3BE" w:rsidRPr="249E21DD">
        <w:rPr>
          <w:rFonts w:eastAsia="Times New Roman" w:cs="Times New Roman"/>
        </w:rPr>
        <w:t>W</w:t>
      </w:r>
      <w:r w:rsidRPr="4B73364F">
        <w:rPr>
          <w:rFonts w:eastAsia="Times New Roman" w:cs="Times New Roman"/>
        </w:rPr>
        <w:t xml:space="preserve">e argue that this disconfirming finding in the Chilean case </w:t>
      </w:r>
      <w:r w:rsidR="55FBA4EF" w:rsidRPr="249E21DD">
        <w:rPr>
          <w:rFonts w:eastAsia="Times New Roman" w:cs="Times New Roman"/>
        </w:rPr>
        <w:t xml:space="preserve">may be </w:t>
      </w:r>
      <w:r w:rsidRPr="4B73364F">
        <w:rPr>
          <w:rFonts w:eastAsia="Times New Roman" w:cs="Times New Roman"/>
        </w:rPr>
        <w:t xml:space="preserve">driven by the legacy of the 2019-20 social protests against Sebastián </w:t>
      </w:r>
      <w:proofErr w:type="spellStart"/>
      <w:r w:rsidRPr="4B73364F">
        <w:rPr>
          <w:rFonts w:eastAsia="Times New Roman" w:cs="Times New Roman"/>
        </w:rPr>
        <w:t>Piñera's</w:t>
      </w:r>
      <w:proofErr w:type="spellEnd"/>
      <w:r w:rsidRPr="4B73364F">
        <w:rPr>
          <w:rFonts w:eastAsia="Times New Roman" w:cs="Times New Roman"/>
        </w:rPr>
        <w:t xml:space="preserve"> Right-wing government (2018-2022), which made current electoral losers (right-wing voters) very skeptical against protest action more broadly.</w:t>
      </w:r>
      <w:r w:rsidR="0C0CF4D7" w:rsidRPr="249E21DD">
        <w:rPr>
          <w:rFonts w:eastAsia="Times New Roman" w:cs="Times New Roman"/>
        </w:rPr>
        <w:t xml:space="preserve"> Our results are also in line with some other recent studies that suggest that survey items (</w:t>
      </w:r>
      <w:r w:rsidR="70C49F73" w:rsidRPr="249E21DD">
        <w:rPr>
          <w:rFonts w:eastAsia="Times New Roman" w:cs="Times New Roman"/>
        </w:rPr>
        <w:t xml:space="preserve">or experimental treatments) related to the right of political protest may be strongly affected by </w:t>
      </w:r>
      <w:r w:rsidR="70C49F73" w:rsidRPr="249E21DD">
        <w:rPr>
          <w:rFonts w:eastAsia="Times New Roman" w:cs="Times New Roman"/>
        </w:rPr>
        <w:lastRenderedPageBreak/>
        <w:t>the pol</w:t>
      </w:r>
      <w:r w:rsidR="369541C3" w:rsidRPr="249E21DD">
        <w:rPr>
          <w:rFonts w:eastAsia="Times New Roman" w:cs="Times New Roman"/>
        </w:rPr>
        <w:t>itical context and legacies of disruptive protests</w:t>
      </w:r>
      <w:r w:rsidR="0C0CF4D7" w:rsidRPr="249E21DD">
        <w:rPr>
          <w:rFonts w:eastAsia="Times New Roman" w:cs="Times New Roman"/>
        </w:rPr>
        <w:t xml:space="preserve">. Claassen et al. (2024) found that </w:t>
      </w:r>
      <w:r w:rsidR="25E78C74" w:rsidRPr="249E21DD">
        <w:rPr>
          <w:rFonts w:eastAsia="Times New Roman" w:cs="Times New Roman"/>
        </w:rPr>
        <w:t>respondents in countries with disruptive social protests</w:t>
      </w:r>
      <w:r w:rsidR="18325946" w:rsidRPr="249E21DD">
        <w:rPr>
          <w:rFonts w:eastAsia="Times New Roman" w:cs="Times New Roman"/>
        </w:rPr>
        <w:t xml:space="preserve">, including Chile and Argentina, </w:t>
      </w:r>
      <w:r w:rsidR="25E78C74" w:rsidRPr="249E21DD">
        <w:rPr>
          <w:rFonts w:eastAsia="Times New Roman" w:cs="Times New Roman"/>
        </w:rPr>
        <w:t>were less likely to su</w:t>
      </w:r>
      <w:r w:rsidR="66EC7E86" w:rsidRPr="249E21DD">
        <w:rPr>
          <w:rFonts w:eastAsia="Times New Roman" w:cs="Times New Roman"/>
        </w:rPr>
        <w:t xml:space="preserve">pport the freedom of protest than other survey items measuring support for democratic freedoms </w:t>
      </w:r>
      <w:r w:rsidR="66EC7E86" w:rsidRPr="000A7811">
        <w:rPr>
          <w:rFonts w:eastAsia="Times New Roman" w:cs="Times New Roman"/>
          <w:highlight w:val="yellow"/>
          <w:rPrChange w:id="176" w:author="Inga Saikkonen" w:date="2025-03-07T12:40:00Z" w16du:dateUtc="2025-03-07T10:40:00Z">
            <w:rPr>
              <w:rFonts w:eastAsia="Times New Roman" w:cs="Times New Roman"/>
            </w:rPr>
          </w:rPrChange>
        </w:rPr>
        <w:t>(p.)</w:t>
      </w:r>
      <w:r w:rsidR="66EC7E86" w:rsidRPr="249E21DD">
        <w:rPr>
          <w:rFonts w:eastAsia="Times New Roman" w:cs="Times New Roman"/>
        </w:rPr>
        <w:t xml:space="preserve">. </w:t>
      </w:r>
      <w:r w:rsidR="789F891B" w:rsidRPr="249E21DD">
        <w:rPr>
          <w:rFonts w:eastAsia="Times New Roman" w:cs="Times New Roman"/>
        </w:rPr>
        <w:t xml:space="preserve">This suggests that </w:t>
      </w:r>
      <w:r w:rsidR="2EC536EE" w:rsidRPr="249E21DD">
        <w:rPr>
          <w:rFonts w:eastAsia="Times New Roman" w:cs="Times New Roman"/>
        </w:rPr>
        <w:t>our experimental results in Chile may be strongly affected by the particular country context.</w:t>
      </w:r>
    </w:p>
    <w:p w14:paraId="0599871B" w14:textId="456C5776" w:rsidR="2EC536EE" w:rsidRDefault="2EC536EE" w:rsidP="249E21DD">
      <w:pPr>
        <w:rPr>
          <w:rFonts w:eastAsia="Times New Roman" w:cs="Times New Roman"/>
        </w:rPr>
      </w:pPr>
      <w:r w:rsidRPr="249E21DD">
        <w:rPr>
          <w:rFonts w:eastAsia="Times New Roman" w:cs="Times New Roman"/>
        </w:rPr>
        <w:t xml:space="preserve">In contrast, the experimental results were in line with theoretical expectations in Estonia. However, further exploratory analysis </w:t>
      </w:r>
      <w:r w:rsidR="4505B052" w:rsidRPr="249E21DD">
        <w:rPr>
          <w:rFonts w:eastAsia="Times New Roman" w:cs="Times New Roman"/>
        </w:rPr>
        <w:t>showed that</w:t>
      </w:r>
      <w:r w:rsidR="5E949E45" w:rsidRPr="249E21DD">
        <w:rPr>
          <w:rFonts w:eastAsia="Times New Roman" w:cs="Times New Roman"/>
        </w:rPr>
        <w:t xml:space="preserve"> the “losers’ effect”</w:t>
      </w:r>
      <w:r w:rsidR="7202E7C2" w:rsidRPr="249E21DD">
        <w:rPr>
          <w:rFonts w:eastAsia="Times New Roman" w:cs="Times New Roman"/>
        </w:rPr>
        <w:t xml:space="preserve"> in Estonia</w:t>
      </w:r>
      <w:r w:rsidR="5E949E45" w:rsidRPr="249E21DD">
        <w:rPr>
          <w:rFonts w:eastAsia="Times New Roman" w:cs="Times New Roman"/>
        </w:rPr>
        <w:t xml:space="preserve"> is largely driven by the voters of the anti-migrant and anti-LGBT EKRE party. Additionally, we show that disengaged (non-voting) citizens display similar attitudes to electoral losers in Estonia.</w:t>
      </w:r>
      <w:r w:rsidR="751CAE3A" w:rsidRPr="249E21DD">
        <w:rPr>
          <w:rFonts w:eastAsia="Times New Roman" w:cs="Times New Roman"/>
        </w:rPr>
        <w:t xml:space="preserve"> </w:t>
      </w:r>
      <w:proofErr w:type="gramStart"/>
      <w:r w:rsidR="751CAE3A" w:rsidRPr="249E21DD">
        <w:rPr>
          <w:rFonts w:eastAsia="Times New Roman" w:cs="Times New Roman"/>
        </w:rPr>
        <w:t>Therefore</w:t>
      </w:r>
      <w:proofErr w:type="gramEnd"/>
      <w:r w:rsidR="751CAE3A" w:rsidRPr="249E21DD">
        <w:rPr>
          <w:rFonts w:eastAsia="Times New Roman" w:cs="Times New Roman"/>
        </w:rPr>
        <w:t xml:space="preserve"> our results do not fully support the theoretical expectations that being in the losing side in elections would result in citizens</w:t>
      </w:r>
      <w:r w:rsidR="3FDFBC00" w:rsidRPr="249E21DD">
        <w:rPr>
          <w:rFonts w:eastAsia="Times New Roman" w:cs="Times New Roman"/>
        </w:rPr>
        <w:t xml:space="preserve">’ support for anti-democratic actions by politicians. Rather, the results are in line with recent studies that have highlighted the anti-democratic and anti-systemic attitudes among the supporters of the Extreme Right </w:t>
      </w:r>
      <w:r w:rsidR="61C0C382" w:rsidRPr="249E21DD">
        <w:rPr>
          <w:rFonts w:eastAsia="Times New Roman" w:cs="Times New Roman"/>
        </w:rPr>
        <w:t xml:space="preserve">in Europe (van der Brug et al. 2022, </w:t>
      </w:r>
      <w:proofErr w:type="spellStart"/>
      <w:r w:rsidR="61C0C382" w:rsidRPr="249E21DD">
        <w:rPr>
          <w:rFonts w:eastAsia="Times New Roman" w:cs="Times New Roman"/>
        </w:rPr>
        <w:t>Svolik</w:t>
      </w:r>
      <w:proofErr w:type="spellEnd"/>
      <w:r w:rsidR="61C0C382" w:rsidRPr="249E21DD">
        <w:rPr>
          <w:rFonts w:eastAsia="Times New Roman" w:cs="Times New Roman"/>
        </w:rPr>
        <w:t xml:space="preserve"> et al 2023). Our results thus </w:t>
      </w:r>
      <w:r w:rsidR="4FB83D81" w:rsidRPr="249E21DD">
        <w:rPr>
          <w:rFonts w:eastAsia="Times New Roman" w:cs="Times New Roman"/>
        </w:rPr>
        <w:t>lend further empirical support to the findings that the</w:t>
      </w:r>
      <w:r w:rsidR="61C0C382" w:rsidRPr="249E21DD">
        <w:rPr>
          <w:rFonts w:eastAsia="Times New Roman" w:cs="Times New Roman"/>
        </w:rPr>
        <w:t xml:space="preserve"> </w:t>
      </w:r>
      <w:r w:rsidR="64BF1B7A" w:rsidRPr="249E21DD">
        <w:rPr>
          <w:rFonts w:eastAsia="Times New Roman" w:cs="Times New Roman"/>
        </w:rPr>
        <w:t xml:space="preserve">democratic support </w:t>
      </w:r>
      <w:r w:rsidR="61C0C382" w:rsidRPr="249E21DD">
        <w:rPr>
          <w:rFonts w:eastAsia="Times New Roman" w:cs="Times New Roman"/>
        </w:rPr>
        <w:t xml:space="preserve">attitude profiles of the Extreme Right supporters appear to differ from other partisans in Europe. </w:t>
      </w:r>
      <w:r w:rsidR="3FDFBC00" w:rsidRPr="249E21DD">
        <w:rPr>
          <w:rFonts w:eastAsia="Times New Roman" w:cs="Times New Roman"/>
        </w:rPr>
        <w:t xml:space="preserve"> </w:t>
      </w:r>
    </w:p>
    <w:p w14:paraId="09D59D6B" w14:textId="77777777" w:rsidR="005E20DD" w:rsidRDefault="005E20DD" w:rsidP="00A1680E">
      <w:pPr>
        <w:rPr>
          <w:rFonts w:eastAsia="Times New Roman" w:cs="Times New Roman"/>
          <w:b/>
          <w:bCs/>
        </w:rPr>
      </w:pPr>
    </w:p>
    <w:p w14:paraId="1D0BDBAF" w14:textId="5D07A86F" w:rsidR="00DE605A" w:rsidRDefault="005E20DD" w:rsidP="00A1680E">
      <w:pPr>
        <w:rPr>
          <w:rFonts w:eastAsia="Times New Roman" w:cs="Times New Roman"/>
          <w:b/>
          <w:bCs/>
        </w:rPr>
      </w:pPr>
      <w:r w:rsidRPr="005E20DD">
        <w:rPr>
          <w:rFonts w:eastAsia="Times New Roman" w:cs="Times New Roman"/>
          <w:b/>
          <w:bCs/>
        </w:rPr>
        <w:t>LIST OF REFERENCES</w:t>
      </w:r>
    </w:p>
    <w:p w14:paraId="519F0251" w14:textId="03B34130" w:rsidR="005E20DD" w:rsidRPr="005E20DD" w:rsidRDefault="005E20DD" w:rsidP="00A1680E">
      <w:pPr>
        <w:rPr>
          <w:rFonts w:eastAsia="Times New Roman" w:cs="Times New Roman"/>
          <w:b/>
          <w:bCs/>
          <w:rPrChange w:id="177" w:author="Inga Saikkonen" w:date="2024-11-19T11:03:00Z" w16du:dateUtc="2024-11-19T09:03:00Z">
            <w:rPr>
              <w:rFonts w:eastAsia="Times New Roman" w:cs="Times New Roman"/>
            </w:rPr>
          </w:rPrChange>
        </w:rPr>
      </w:pPr>
      <w:r>
        <w:rPr>
          <w:rFonts w:eastAsia="Times New Roman" w:cs="Times New Roman"/>
          <w:b/>
          <w:bCs/>
        </w:rPr>
        <w:t>[To be added]</w:t>
      </w:r>
    </w:p>
    <w:sectPr w:rsidR="005E20DD" w:rsidRPr="005E20DD">
      <w:footerReference w:type="default" r:id="rId18"/>
      <w:pgSz w:w="11906" w:h="16838"/>
      <w:pgMar w:top="1417" w:right="1417" w:bottom="1417" w:left="1417"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23" w:author="Inga Saikkonen" w:date="2025-03-07T13:49:00Z" w:initials="IS">
    <w:p w14:paraId="6A8CD190" w14:textId="77777777" w:rsidR="0098472B" w:rsidRDefault="0098472B" w:rsidP="0098472B">
      <w:pPr>
        <w:pStyle w:val="CommentText"/>
        <w:jc w:val="left"/>
      </w:pPr>
      <w:r>
        <w:rPr>
          <w:rStyle w:val="CommentReference"/>
        </w:rPr>
        <w:annotationRef/>
      </w:r>
      <w:r>
        <w:rPr>
          <w:lang w:val="sv-SE"/>
        </w:rPr>
        <w:t>Mart, is this a fair description of the Brazil case? Bolsonaro did get indicted for this.</w:t>
      </w:r>
    </w:p>
  </w:comment>
  <w:comment w:id="156" w:author="Inga Saikkonen" w:date="2025-02-27T13:59:00Z" w:initials="IS">
    <w:p w14:paraId="3BC3FCDD" w14:textId="77777777" w:rsidR="008752E7" w:rsidRDefault="00307718" w:rsidP="008752E7">
      <w:pPr>
        <w:pStyle w:val="CommentText"/>
        <w:jc w:val="left"/>
      </w:pPr>
      <w:r>
        <w:rPr>
          <w:rStyle w:val="CommentReference"/>
        </w:rPr>
        <w:annotationRef/>
      </w:r>
      <w:r w:rsidR="008752E7">
        <w:rPr>
          <w:lang w:val="sv-SE"/>
        </w:rPr>
        <w:t xml:space="preserve">Suggestion from the General Research seminar: use the Chapel Hill Expert Survey data to justify the coding of EKRE as a populist radical right party. </w:t>
      </w:r>
    </w:p>
    <w:p w14:paraId="68C888C4" w14:textId="77777777" w:rsidR="008752E7" w:rsidRDefault="008752E7" w:rsidP="008752E7">
      <w:pPr>
        <w:pStyle w:val="CommentText"/>
        <w:jc w:val="left"/>
      </w:pPr>
    </w:p>
    <w:p w14:paraId="55D3257B" w14:textId="77777777" w:rsidR="008752E7" w:rsidRDefault="008752E7" w:rsidP="008752E7">
      <w:pPr>
        <w:pStyle w:val="CommentText"/>
        <w:jc w:val="left"/>
      </w:pPr>
      <w:r>
        <w:rPr>
          <w:lang w:val="sv-SE"/>
        </w:rPr>
        <w:t>Also, do we want to sue the label ”populist radical right” or ”extreme right” party? ”Populist radical right” party is more established in the literature, I think, e.g. Mudde (2007) distinguishes between ”populist radical right” parties that work within the democratic system and ”extreme right” parties that are openly anti-democratic. Mart can decide which categorization fits EKRE best.</w:t>
      </w:r>
    </w:p>
  </w:comment>
  <w:comment w:id="155" w:author="Inga Saikkonen" w:date="2025-02-27T13:58:00Z" w:initials="IS">
    <w:p w14:paraId="2853F6F8" w14:textId="0DBD8F39" w:rsidR="00307718" w:rsidRDefault="00307718" w:rsidP="00307718">
      <w:pPr>
        <w:pStyle w:val="CommentText"/>
        <w:jc w:val="left"/>
      </w:pPr>
      <w:r>
        <w:rPr>
          <w:rStyle w:val="CommentReference"/>
        </w:rPr>
        <w:annotationRef/>
      </w:r>
      <w:r>
        <w:rPr>
          <w:lang w:val="sv-SE"/>
        </w:rPr>
        <w:t>Suggestion from the General Research seminar: that the cases also differ in terms of their party systems, one having an extreme-right party and one does not.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8CD190" w15:done="0"/>
  <w15:commentEx w15:paraId="55D3257B" w15:done="0"/>
  <w15:commentEx w15:paraId="2853F6F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FDD8E6A" w16cex:dateUtc="2025-03-07T11:49:00Z"/>
  <w16cex:commentExtensible w16cex:durableId="680F292D" w16cex:dateUtc="2025-02-27T11:59:00Z"/>
  <w16cex:commentExtensible w16cex:durableId="7995674F" w16cex:dateUtc="2025-02-27T11:5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8CD190" w16cid:durableId="1FDD8E6A"/>
  <w16cid:commentId w16cid:paraId="55D3257B" w16cid:durableId="680F292D"/>
  <w16cid:commentId w16cid:paraId="2853F6F8" w16cid:durableId="7995674F"/>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BC4AF1" w14:textId="77777777" w:rsidR="00C65612" w:rsidRDefault="00C65612" w:rsidP="00682DCA">
      <w:pPr>
        <w:spacing w:after="0" w:line="240" w:lineRule="auto"/>
      </w:pPr>
      <w:r>
        <w:separator/>
      </w:r>
    </w:p>
  </w:endnote>
  <w:endnote w:type="continuationSeparator" w:id="0">
    <w:p w14:paraId="3CB82BAE" w14:textId="77777777" w:rsidR="00C65612" w:rsidRDefault="00C65612" w:rsidP="00682DCA">
      <w:pPr>
        <w:spacing w:after="0" w:line="240" w:lineRule="auto"/>
      </w:pPr>
      <w:r>
        <w:continuationSeparator/>
      </w:r>
    </w:p>
  </w:endnote>
  <w:endnote w:type="continuationNotice" w:id="1">
    <w:p w14:paraId="7ACA940F" w14:textId="77777777" w:rsidR="00C65612" w:rsidRDefault="00C6561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33535583"/>
      <w:docPartObj>
        <w:docPartGallery w:val="Page Numbers (Bottom of Page)"/>
        <w:docPartUnique/>
      </w:docPartObj>
    </w:sdtPr>
    <w:sdtEndPr>
      <w:rPr>
        <w:noProof/>
      </w:rPr>
    </w:sdtEndPr>
    <w:sdtContent>
      <w:p w14:paraId="36981052" w14:textId="73E2C1F6" w:rsidR="001C69BB" w:rsidRDefault="001C69BB">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C3AA374" w14:textId="77777777" w:rsidR="001C69BB" w:rsidRDefault="001C69B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B267D2" w14:textId="77777777" w:rsidR="00C65612" w:rsidRDefault="00C65612" w:rsidP="00682DCA">
      <w:pPr>
        <w:spacing w:after="0" w:line="240" w:lineRule="auto"/>
      </w:pPr>
      <w:r>
        <w:separator/>
      </w:r>
    </w:p>
  </w:footnote>
  <w:footnote w:type="continuationSeparator" w:id="0">
    <w:p w14:paraId="7DB172EC" w14:textId="77777777" w:rsidR="00C65612" w:rsidRDefault="00C65612" w:rsidP="00682DCA">
      <w:pPr>
        <w:spacing w:after="0" w:line="240" w:lineRule="auto"/>
      </w:pPr>
      <w:r>
        <w:continuationSeparator/>
      </w:r>
    </w:p>
  </w:footnote>
  <w:footnote w:type="continuationNotice" w:id="1">
    <w:p w14:paraId="66D10D98" w14:textId="77777777" w:rsidR="00C65612" w:rsidRDefault="00C65612">
      <w:pPr>
        <w:spacing w:after="0" w:line="240" w:lineRule="auto"/>
      </w:pPr>
    </w:p>
  </w:footnote>
  <w:footnote w:id="2">
    <w:p w14:paraId="76379FB2" w14:textId="04EB7089" w:rsidR="00DA6C87" w:rsidRDefault="00DA6C87" w:rsidP="00DA6C87">
      <w:pPr>
        <w:pStyle w:val="FootnoteText"/>
      </w:pPr>
      <w:r>
        <w:rPr>
          <w:rStyle w:val="FootnoteReference"/>
        </w:rPr>
        <w:footnoteRef/>
      </w:r>
      <w:r>
        <w:t xml:space="preserve"> </w:t>
      </w:r>
      <w:r w:rsidRPr="00CE3673">
        <w:rPr>
          <w:b/>
          <w:bCs/>
        </w:rPr>
        <w:t>Authors are listed in alphabetical order. All contributed equally to this paper</w:t>
      </w:r>
      <w:r w:rsidRPr="00F202EE">
        <w:t>.</w:t>
      </w:r>
      <w:r>
        <w:t xml:space="preserve"> We thank Giancarlo Visconti, Carolina Segovia, Miguel Angel López</w:t>
      </w:r>
      <w:r w:rsidR="00157D30">
        <w:t>, Gregory Love,</w:t>
      </w:r>
      <w:r>
        <w:t xml:space="preserve"> and the participants and organizers of the Chilean Political Science Association ACCP conference (Santiago, 2023)</w:t>
      </w:r>
      <w:r w:rsidR="00F650E4">
        <w:t xml:space="preserve">, </w:t>
      </w:r>
      <w:r>
        <w:t>the Midwest Political Science Association MPSA conference (Chicago, 2024)</w:t>
      </w:r>
      <w:r w:rsidR="00F650E4">
        <w:t xml:space="preserve">, the </w:t>
      </w:r>
      <w:r w:rsidR="00B37262">
        <w:t>INVEST 2023 Conference (Turku, Finland),</w:t>
      </w:r>
      <w:r w:rsidR="00BF702C">
        <w:t xml:space="preserve"> and the Nordic Latin American Network 2024 Conference (Copenhagen, Denmark)</w:t>
      </w:r>
      <w:r>
        <w:t xml:space="preserve">. </w:t>
      </w:r>
      <w:r w:rsidRPr="00D91F01">
        <w:t>This research was funded by Research Council Finland (grant 316897)</w:t>
      </w:r>
      <w:r>
        <w:t xml:space="preserve"> and </w:t>
      </w:r>
      <w:r w:rsidRPr="00DF537F">
        <w:t>the INVEST Research Flagship Centre</w:t>
      </w:r>
      <w:r>
        <w:t>.</w:t>
      </w:r>
    </w:p>
  </w:footnote>
  <w:footnote w:id="3">
    <w:p w14:paraId="5F16D17C" w14:textId="77777777" w:rsidR="00FF407A" w:rsidRPr="002C7019" w:rsidRDefault="00FF407A" w:rsidP="00FF407A">
      <w:pPr>
        <w:pStyle w:val="FootnoteText"/>
      </w:pPr>
      <w:r w:rsidRPr="57F07EB9">
        <w:rPr>
          <w:rStyle w:val="FootnoteReference"/>
        </w:rPr>
        <w:footnoteRef/>
      </w:r>
      <w:r w:rsidRPr="57F07EB9">
        <w:t xml:space="preserve"> See Appendix 1 in the Supplementary Information for a survey/population comparison. Chile data: 18-24 (N=115), 25-34 (N=170), 35-44 (N=146), 45-54 (N=152), older than 55 (N=228); Man (N=388), Woman (N=420), Other (N=3). Estonia data: 18-24 (N=76), 25-34 (N=134), 35-44 (N=125), 45-54 (N=115),</w:t>
      </w:r>
      <w:r>
        <w:t xml:space="preserve"> </w:t>
      </w:r>
      <w:r w:rsidRPr="57F07EB9">
        <w:t>older than 55 (N=189); Man (N=303), Woman (N=333), Other (N=3).</w:t>
      </w:r>
    </w:p>
  </w:footnote>
  <w:footnote w:id="4">
    <w:p w14:paraId="096F5D9D" w14:textId="77777777" w:rsidR="00FF407A" w:rsidRPr="00DB6616" w:rsidRDefault="00FF407A" w:rsidP="00FF407A">
      <w:pPr>
        <w:pStyle w:val="FootnoteText"/>
      </w:pPr>
      <w:r w:rsidRPr="004D04E5">
        <w:rPr>
          <w:rStyle w:val="FootnoteReference"/>
          <w:highlight w:val="yellow"/>
          <w:rPrChange w:id="159" w:author="Inga Saikkonen" w:date="2025-03-07T12:31:00Z" w16du:dateUtc="2025-03-07T10:31:00Z">
            <w:rPr>
              <w:rStyle w:val="FootnoteReference"/>
            </w:rPr>
          </w:rPrChange>
        </w:rPr>
        <w:footnoteRef/>
      </w:r>
      <w:r w:rsidRPr="004D04E5">
        <w:rPr>
          <w:highlight w:val="yellow"/>
          <w:rPrChange w:id="160" w:author="Inga Saikkonen" w:date="2025-03-07T12:31:00Z" w16du:dateUtc="2025-03-07T10:31:00Z">
            <w:rPr/>
          </w:rPrChange>
        </w:rPr>
        <w:t xml:space="preserve"> https://osf.io/u72z4</w:t>
      </w:r>
    </w:p>
  </w:footnote>
  <w:footnote w:id="5">
    <w:p w14:paraId="0A0F8264" w14:textId="77777777" w:rsidR="00BF6F5D" w:rsidRPr="001C7428" w:rsidRDefault="00BF6F5D" w:rsidP="00BF6F5D">
      <w:pPr>
        <w:pStyle w:val="FootnoteText"/>
      </w:pPr>
      <w:r>
        <w:rPr>
          <w:rStyle w:val="FootnoteReference"/>
        </w:rPr>
        <w:footnoteRef/>
      </w:r>
      <w:r w:rsidRPr="001C7428">
        <w:t xml:space="preserve"> The wording of the a</w:t>
      </w:r>
      <w:r>
        <w:t>ttribute was pre-tested with Estonian and Chilean respondents to make sure that it worked as intended. These observations were discarded before performing the statistical analyses.</w:t>
      </w:r>
    </w:p>
  </w:footnote>
  <w:footnote w:id="6">
    <w:p w14:paraId="1009FE1D" w14:textId="1033ED25" w:rsidR="00BF6F5D" w:rsidRDefault="00BF6F5D" w:rsidP="00BF6F5D">
      <w:pPr>
        <w:pStyle w:val="FootnoteText"/>
      </w:pPr>
      <w:r>
        <w:rPr>
          <w:rStyle w:val="FootnoteReference"/>
        </w:rPr>
        <w:footnoteRef/>
      </w:r>
      <w:r>
        <w:t xml:space="preserve"> As a loose proxy indicator of external validity, respondents were also asked if they would have voted for the candidates they were asked to choose from. In average, 66% of all respondents would have voted for the (hypothetical) candidates they </w:t>
      </w:r>
      <w:ins w:id="161" w:author="Inga Saikkonen" w:date="2025-03-07T12:34:00Z" w16du:dateUtc="2025-03-07T10:34:00Z">
        <w:r w:rsidR="00DC23EA">
          <w:t xml:space="preserve">chose </w:t>
        </w:r>
      </w:ins>
      <w:del w:id="162" w:author="Inga Saikkonen" w:date="2025-03-07T12:34:00Z" w16du:dateUtc="2025-03-07T10:34:00Z">
        <w:r w:rsidDel="00DC23EA">
          <w:delText>voted for</w:delText>
        </w:r>
      </w:del>
      <w:r>
        <w:t xml:space="preserve"> (Chile data: mean = 63%, min = 57%, max = 69%; Estonia data: mean = 69%, min = 66%, max = 73%).</w:t>
      </w:r>
    </w:p>
  </w:footnote>
  <w:footnote w:id="7">
    <w:p w14:paraId="4512F9E2" w14:textId="2FD3D368" w:rsidR="00754A55" w:rsidRPr="00DB6616" w:rsidRDefault="00754A55">
      <w:pPr>
        <w:pStyle w:val="FootnoteText"/>
      </w:pPr>
      <w:r>
        <w:rPr>
          <w:rStyle w:val="FootnoteReference"/>
        </w:rPr>
        <w:footnoteRef/>
      </w:r>
      <w:r>
        <w:t xml:space="preserve"> “</w:t>
      </w:r>
      <w:r w:rsidR="00CE43E8">
        <w:t>Blank</w:t>
      </w:r>
      <w:r>
        <w:t xml:space="preserve">/spoiled </w:t>
      </w:r>
      <w:r w:rsidR="008C497F">
        <w:t>ballots</w:t>
      </w:r>
      <w:r>
        <w:t>” (N=81), “</w:t>
      </w:r>
      <w:r w:rsidR="006B3D3C">
        <w:t>I did not vote</w:t>
      </w:r>
      <w:r>
        <w:t>” (N=97), “</w:t>
      </w:r>
      <w:r w:rsidR="00B94716">
        <w:t>Prefer not to say</w:t>
      </w:r>
      <w:r>
        <w:t>” (N=65).</w:t>
      </w:r>
    </w:p>
  </w:footnote>
  <w:footnote w:id="8">
    <w:p w14:paraId="09DEF05F" w14:textId="48E9ECFA" w:rsidR="00580E04" w:rsidRPr="00DB6616" w:rsidRDefault="00580E04">
      <w:pPr>
        <w:pStyle w:val="FootnoteText"/>
      </w:pPr>
      <w:r>
        <w:rPr>
          <w:rStyle w:val="FootnoteReference"/>
        </w:rPr>
        <w:footnoteRef/>
      </w:r>
      <w:r>
        <w:t xml:space="preserve"> N=</w:t>
      </w:r>
      <w:r w:rsidRPr="00580E04">
        <w:t>128</w:t>
      </w:r>
      <w:r>
        <w:t>, N=60, N=101, respectively.</w:t>
      </w:r>
    </w:p>
  </w:footnote>
  <w:footnote w:id="9">
    <w:p w14:paraId="4867ED6A" w14:textId="12D26C14" w:rsidR="00A1761F" w:rsidRPr="00A1761F" w:rsidRDefault="00A1761F">
      <w:pPr>
        <w:pStyle w:val="FootnoteText"/>
      </w:pPr>
      <w:r>
        <w:rPr>
          <w:rStyle w:val="FootnoteReference"/>
        </w:rPr>
        <w:footnoteRef/>
      </w:r>
      <w:r w:rsidRPr="00A1761F">
        <w:t xml:space="preserve"> </w:t>
      </w:r>
      <w:r w:rsidR="00AE2FC3">
        <w:t>S</w:t>
      </w:r>
      <w:r>
        <w:t xml:space="preserve">upporters of </w:t>
      </w:r>
      <w:proofErr w:type="spellStart"/>
      <w:r w:rsidRPr="000832BD">
        <w:rPr>
          <w:i/>
          <w:iCs/>
        </w:rPr>
        <w:t>Eesti</w:t>
      </w:r>
      <w:proofErr w:type="spellEnd"/>
      <w:r w:rsidRPr="000832BD">
        <w:rPr>
          <w:i/>
          <w:iCs/>
        </w:rPr>
        <w:t xml:space="preserve"> </w:t>
      </w:r>
      <w:proofErr w:type="spellStart"/>
      <w:r w:rsidRPr="000832BD">
        <w:rPr>
          <w:i/>
          <w:iCs/>
        </w:rPr>
        <w:t>Keskerakond</w:t>
      </w:r>
      <w:proofErr w:type="spellEnd"/>
      <w:r w:rsidRPr="00A1761F">
        <w:t xml:space="preserve">, </w:t>
      </w:r>
      <w:proofErr w:type="spellStart"/>
      <w:r w:rsidRPr="000832BD">
        <w:rPr>
          <w:i/>
          <w:iCs/>
        </w:rPr>
        <w:t>Eesti</w:t>
      </w:r>
      <w:proofErr w:type="spellEnd"/>
      <w:r w:rsidRPr="000832BD">
        <w:rPr>
          <w:i/>
          <w:iCs/>
        </w:rPr>
        <w:t xml:space="preserve"> </w:t>
      </w:r>
      <w:proofErr w:type="spellStart"/>
      <w:r w:rsidRPr="000832BD">
        <w:rPr>
          <w:i/>
          <w:iCs/>
        </w:rPr>
        <w:t>Konservatiivne</w:t>
      </w:r>
      <w:proofErr w:type="spellEnd"/>
      <w:r w:rsidRPr="000832BD">
        <w:rPr>
          <w:i/>
          <w:iCs/>
        </w:rPr>
        <w:t xml:space="preserve"> </w:t>
      </w:r>
      <w:proofErr w:type="spellStart"/>
      <w:r w:rsidRPr="000832BD">
        <w:rPr>
          <w:i/>
          <w:iCs/>
        </w:rPr>
        <w:t>Rahvaerakond</w:t>
      </w:r>
      <w:proofErr w:type="spellEnd"/>
      <w:r w:rsidRPr="00A1761F">
        <w:t xml:space="preserve">, </w:t>
      </w:r>
      <w:proofErr w:type="spellStart"/>
      <w:r w:rsidRPr="000832BD">
        <w:rPr>
          <w:i/>
          <w:iCs/>
        </w:rPr>
        <w:t>Isamaa</w:t>
      </w:r>
      <w:proofErr w:type="spellEnd"/>
      <w:r w:rsidRPr="000832BD">
        <w:rPr>
          <w:i/>
          <w:iCs/>
        </w:rPr>
        <w:t xml:space="preserve"> </w:t>
      </w:r>
      <w:proofErr w:type="spellStart"/>
      <w:r w:rsidRPr="000832BD">
        <w:rPr>
          <w:i/>
          <w:iCs/>
        </w:rPr>
        <w:t>Erakond</w:t>
      </w:r>
      <w:proofErr w:type="spellEnd"/>
      <w:r w:rsidRPr="00A1761F">
        <w:t xml:space="preserve">, </w:t>
      </w:r>
      <w:proofErr w:type="spellStart"/>
      <w:r w:rsidRPr="000832BD">
        <w:rPr>
          <w:i/>
          <w:iCs/>
        </w:rPr>
        <w:t>Eestimaa</w:t>
      </w:r>
      <w:proofErr w:type="spellEnd"/>
      <w:r w:rsidRPr="000832BD">
        <w:rPr>
          <w:i/>
          <w:iCs/>
        </w:rPr>
        <w:t xml:space="preserve"> ¨Uhendatud </w:t>
      </w:r>
      <w:proofErr w:type="spellStart"/>
      <w:r w:rsidRPr="000832BD">
        <w:rPr>
          <w:i/>
          <w:iCs/>
        </w:rPr>
        <w:t>Vasakpartei</w:t>
      </w:r>
      <w:proofErr w:type="spellEnd"/>
      <w:r w:rsidRPr="00A1761F">
        <w:t xml:space="preserve">, </w:t>
      </w:r>
      <w:proofErr w:type="spellStart"/>
      <w:r w:rsidRPr="000832BD">
        <w:rPr>
          <w:i/>
          <w:iCs/>
        </w:rPr>
        <w:t>Erakond</w:t>
      </w:r>
      <w:proofErr w:type="spellEnd"/>
      <w:r w:rsidRPr="000832BD">
        <w:rPr>
          <w:i/>
          <w:iCs/>
        </w:rPr>
        <w:t xml:space="preserve"> </w:t>
      </w:r>
      <w:proofErr w:type="spellStart"/>
      <w:r w:rsidRPr="000832BD">
        <w:rPr>
          <w:i/>
          <w:iCs/>
        </w:rPr>
        <w:t>Eestimaa</w:t>
      </w:r>
      <w:proofErr w:type="spellEnd"/>
      <w:r w:rsidRPr="000832BD">
        <w:rPr>
          <w:i/>
          <w:iCs/>
        </w:rPr>
        <w:t xml:space="preserve"> </w:t>
      </w:r>
      <w:proofErr w:type="spellStart"/>
      <w:r w:rsidRPr="000832BD">
        <w:rPr>
          <w:i/>
          <w:iCs/>
        </w:rPr>
        <w:t>Rohelised</w:t>
      </w:r>
      <w:proofErr w:type="spellEnd"/>
      <w:r w:rsidRPr="00A1761F">
        <w:t xml:space="preserve">, </w:t>
      </w:r>
      <w:proofErr w:type="spellStart"/>
      <w:r w:rsidRPr="00600202">
        <w:rPr>
          <w:i/>
          <w:iCs/>
        </w:rPr>
        <w:t>Erakond</w:t>
      </w:r>
      <w:proofErr w:type="spellEnd"/>
      <w:r w:rsidRPr="00600202">
        <w:rPr>
          <w:i/>
          <w:iCs/>
        </w:rPr>
        <w:t xml:space="preserve"> </w:t>
      </w:r>
      <w:proofErr w:type="spellStart"/>
      <w:r w:rsidRPr="00600202">
        <w:rPr>
          <w:i/>
          <w:iCs/>
        </w:rPr>
        <w:t>Parempoolsed</w:t>
      </w:r>
      <w:proofErr w:type="spellEnd"/>
      <w:r w:rsidRPr="00A1761F">
        <w:t xml:space="preserve">, and supporters of smaller parties </w:t>
      </w:r>
      <w:r>
        <w:t xml:space="preserve">who chose the </w:t>
      </w:r>
      <w:r w:rsidR="00600202">
        <w:t>“</w:t>
      </w:r>
      <w:proofErr w:type="spellStart"/>
      <w:r w:rsidRPr="00600202">
        <w:rPr>
          <w:i/>
          <w:iCs/>
        </w:rPr>
        <w:t>Muu</w:t>
      </w:r>
      <w:proofErr w:type="spellEnd"/>
      <w:r w:rsidR="00600202">
        <w:t>”</w:t>
      </w:r>
      <w:r>
        <w:t xml:space="preserve"> (</w:t>
      </w:r>
      <w:r w:rsidR="00600202">
        <w:t xml:space="preserve">i.e., </w:t>
      </w:r>
      <w:r>
        <w:t>“Others”) option.</w:t>
      </w:r>
    </w:p>
  </w:footnote>
  <w:footnote w:id="10">
    <w:p w14:paraId="6236B549" w14:textId="77777777" w:rsidR="00CF2E23" w:rsidRDefault="00CF2E23" w:rsidP="00CF2E23">
      <w:pPr>
        <w:spacing w:line="240" w:lineRule="auto"/>
        <w:ind w:left="-20" w:right="-20"/>
      </w:pPr>
      <w:r w:rsidRPr="08022775">
        <w:rPr>
          <w:rStyle w:val="FootnoteReference"/>
        </w:rPr>
        <w:footnoteRef/>
      </w:r>
      <w:r>
        <w:t xml:space="preserve"> </w:t>
      </w:r>
      <w:r w:rsidRPr="00CE4312">
        <w:rPr>
          <w:rFonts w:eastAsia="Times New Roman" w:cs="Times New Roman"/>
          <w:sz w:val="20"/>
          <w:szCs w:val="20"/>
        </w:rPr>
        <w:t xml:space="preserve">For Estonia, we use the results from Parliamentary elections of 5 March 2023. The most recent legislative election in Chile was held on November 21, 2021, nearly two years before we started the data collection process. Since voters have a hard time recalling past political events </w:t>
      </w:r>
      <w:r w:rsidRPr="00CE4312">
        <w:rPr>
          <w:rFonts w:eastAsia="Times New Roman" w:cs="Times New Roman"/>
          <w:color w:val="000000" w:themeColor="text1"/>
          <w:sz w:val="20"/>
          <w:szCs w:val="20"/>
        </w:rPr>
        <w:t>(</w:t>
      </w:r>
      <w:sdt>
        <w:sdtPr>
          <w:rPr>
            <w:rFonts w:eastAsia="Times New Roman" w:cs="Times New Roman"/>
            <w:color w:val="000000"/>
            <w:sz w:val="20"/>
            <w:szCs w:val="20"/>
          </w:rPr>
          <w:tag w:val="MENDELEY_CITATION_v3_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"/>
          <w:id w:val="-678493176"/>
          <w:placeholder>
            <w:docPart w:val="A33B0BFB5A5B9E449255E81575450C51"/>
          </w:placeholder>
        </w:sdtPr>
        <w:sdtContent>
          <w:r w:rsidRPr="00491339">
            <w:rPr>
              <w:rFonts w:eastAsia="Times New Roman" w:cs="Times New Roman"/>
              <w:color w:val="000000"/>
              <w:sz w:val="20"/>
              <w:szCs w:val="20"/>
            </w:rPr>
            <w:t>Miller, 2013)</w:t>
          </w:r>
        </w:sdtContent>
      </w:sdt>
      <w:r w:rsidRPr="00CE4312">
        <w:rPr>
          <w:rFonts w:eastAsia="Times New Roman" w:cs="Times New Roman"/>
          <w:color w:val="000000" w:themeColor="text1"/>
          <w:sz w:val="20"/>
          <w:szCs w:val="20"/>
        </w:rPr>
        <w:t xml:space="preserve">, we decided to focus on the Chilean respondents’ voting choices in the May 7, 2023, Constitutional Council election, a temporary body tasked to draft a new constitution in 2023. In this election, traditional parties competed for seats in the Council </w:t>
      </w:r>
      <w:sdt>
        <w:sdtPr>
          <w:rPr>
            <w:rFonts w:eastAsia="Times New Roman" w:cs="Times New Roman"/>
            <w:color w:val="000000" w:themeColor="text1"/>
            <w:sz w:val="20"/>
            <w:szCs w:val="20"/>
          </w:rPr>
          <w:tag w:val="MENDELEY_CITATION_v3_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"/>
          <w:id w:val="560994696"/>
          <w:placeholder>
            <w:docPart w:val="A33B0BFB5A5B9E449255E81575450C51"/>
          </w:placeholder>
        </w:sdtPr>
        <w:sdtContent>
          <w:r>
            <w:rPr>
              <w:rFonts w:eastAsia="Times New Roman"/>
            </w:rPr>
            <w:t>(Heiss &amp; Suárez-Cao, 2024)</w:t>
          </w:r>
        </w:sdtContent>
      </w:sdt>
      <w:r w:rsidRPr="00CE4312">
        <w:rPr>
          <w:rFonts w:eastAsia="Times New Roman" w:cs="Times New Roman"/>
          <w:color w:val="000000" w:themeColor="text1"/>
          <w:sz w:val="20"/>
          <w:szCs w:val="20"/>
        </w:rPr>
        <w:t xml:space="preserve"> using a voting system similar to that used for senatorial elections, which included a D’Hondt system, compulsory voting, and open lists. Practically the same parties that run during the 2021 election also run in this election. Lists, ideologies, and seats were as follow: “Unity for Chile” (Left, 16), “Safe Chile” (Right, 11), “Everything for Chile” (Center, 0), “Republican Party” (Far-Right, 23) and the “Party of the People” (Right, 0). We mostly follow </w:t>
      </w:r>
      <w:sdt>
        <w:sdtPr>
          <w:rPr>
            <w:rFonts w:eastAsia="Times New Roman" w:cs="Times New Roman"/>
            <w:color w:val="000000" w:themeColor="text1"/>
            <w:sz w:val="20"/>
            <w:szCs w:val="20"/>
          </w:rPr>
          <w:tag w:val="MENDELEY_CITATION_v3_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"/>
          <w:id w:val="1011409239"/>
          <w:placeholder>
            <w:docPart w:val="A33B0BFB5A5B9E449255E81575450C51"/>
          </w:placeholder>
        </w:sdtPr>
        <w:sdtContent>
          <w:r>
            <w:rPr>
              <w:rFonts w:eastAsia="Times New Roman"/>
            </w:rPr>
            <w:t>Heiss &amp; Suárez-Cao (2024)</w:t>
          </w:r>
        </w:sdtContent>
      </w:sdt>
      <w:r w:rsidRPr="00CE4312">
        <w:rPr>
          <w:rFonts w:eastAsia="Times New Roman" w:cs="Times New Roman"/>
          <w:color w:val="000000" w:themeColor="text1"/>
          <w:sz w:val="20"/>
          <w:szCs w:val="20"/>
        </w:rPr>
        <w:t xml:space="preserve"> in their ideological coding of the lists.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0FB633A"/>
    <w:multiLevelType w:val="multilevel"/>
    <w:tmpl w:val="081D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 w15:restartNumberingAfterBreak="0">
    <w:nsid w:val="6D564149"/>
    <w:multiLevelType w:val="hybridMultilevel"/>
    <w:tmpl w:val="B2D298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34540981">
    <w:abstractNumId w:val="0"/>
  </w:num>
  <w:num w:numId="2" w16cid:durableId="787355942">
    <w:abstractNumId w:val="1"/>
  </w:num>
  <w:num w:numId="3" w16cid:durableId="1379429601">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Inga Saikkonen">
    <w15:presenceInfo w15:providerId="AD" w15:userId="S::inga.saikkonen@abo.fi::de68b399-784e-4d9c-ad2f-c94e9290270b"/>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fi-FI" w:vendorID="64" w:dllVersion="0" w:nlCheck="1" w:checkStyle="0"/>
  <w:activeWritingStyle w:appName="MSWord" w:lang="en-US" w:vendorID="64" w:dllVersion="0" w:nlCheck="1" w:checkStyle="0"/>
  <w:proofState w:spelling="clean" w:grammar="clean"/>
  <w:trackRevisions/>
  <w:defaultTabStop w:val="1304"/>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4565"/>
    <w:rsid w:val="000014F6"/>
    <w:rsid w:val="00001C6D"/>
    <w:rsid w:val="000038EF"/>
    <w:rsid w:val="00007297"/>
    <w:rsid w:val="00007BE3"/>
    <w:rsid w:val="00007D0E"/>
    <w:rsid w:val="0001057D"/>
    <w:rsid w:val="0001392E"/>
    <w:rsid w:val="00015F2A"/>
    <w:rsid w:val="00017A08"/>
    <w:rsid w:val="00021C80"/>
    <w:rsid w:val="00022AED"/>
    <w:rsid w:val="00023AB0"/>
    <w:rsid w:val="000254F5"/>
    <w:rsid w:val="0002688B"/>
    <w:rsid w:val="00026A18"/>
    <w:rsid w:val="00026A43"/>
    <w:rsid w:val="0003053D"/>
    <w:rsid w:val="00030DA3"/>
    <w:rsid w:val="000312E4"/>
    <w:rsid w:val="00032675"/>
    <w:rsid w:val="00035144"/>
    <w:rsid w:val="00037ED2"/>
    <w:rsid w:val="00041716"/>
    <w:rsid w:val="0004209D"/>
    <w:rsid w:val="000421EB"/>
    <w:rsid w:val="00043C2D"/>
    <w:rsid w:val="00045AD0"/>
    <w:rsid w:val="000517DD"/>
    <w:rsid w:val="00051C67"/>
    <w:rsid w:val="00053E24"/>
    <w:rsid w:val="00054AA6"/>
    <w:rsid w:val="00055600"/>
    <w:rsid w:val="000634CF"/>
    <w:rsid w:val="00063C97"/>
    <w:rsid w:val="00064ACC"/>
    <w:rsid w:val="00070DE1"/>
    <w:rsid w:val="00073481"/>
    <w:rsid w:val="00073CB3"/>
    <w:rsid w:val="000757EC"/>
    <w:rsid w:val="00075A6D"/>
    <w:rsid w:val="000771B2"/>
    <w:rsid w:val="00077DC2"/>
    <w:rsid w:val="0008174B"/>
    <w:rsid w:val="00081C0E"/>
    <w:rsid w:val="00082B66"/>
    <w:rsid w:val="00082E95"/>
    <w:rsid w:val="000832BD"/>
    <w:rsid w:val="000835BC"/>
    <w:rsid w:val="0009292E"/>
    <w:rsid w:val="00092A32"/>
    <w:rsid w:val="00092DF5"/>
    <w:rsid w:val="00093FA9"/>
    <w:rsid w:val="0009630E"/>
    <w:rsid w:val="000A275A"/>
    <w:rsid w:val="000A2FE7"/>
    <w:rsid w:val="000A4915"/>
    <w:rsid w:val="000A5746"/>
    <w:rsid w:val="000A6BC6"/>
    <w:rsid w:val="000A70DE"/>
    <w:rsid w:val="000A7778"/>
    <w:rsid w:val="000A7811"/>
    <w:rsid w:val="000B2568"/>
    <w:rsid w:val="000B3889"/>
    <w:rsid w:val="000C11B4"/>
    <w:rsid w:val="000C1D6E"/>
    <w:rsid w:val="000C246E"/>
    <w:rsid w:val="000C400F"/>
    <w:rsid w:val="000D0928"/>
    <w:rsid w:val="000D1724"/>
    <w:rsid w:val="000D17AC"/>
    <w:rsid w:val="000D4F9B"/>
    <w:rsid w:val="000E16F0"/>
    <w:rsid w:val="000E1A66"/>
    <w:rsid w:val="000E1F13"/>
    <w:rsid w:val="000E23EA"/>
    <w:rsid w:val="000E3DC9"/>
    <w:rsid w:val="000E5FBA"/>
    <w:rsid w:val="000E6DE9"/>
    <w:rsid w:val="000E734A"/>
    <w:rsid w:val="000F0B6A"/>
    <w:rsid w:val="000F174B"/>
    <w:rsid w:val="000F20B0"/>
    <w:rsid w:val="000F41D5"/>
    <w:rsid w:val="000F58E4"/>
    <w:rsid w:val="000F7CE1"/>
    <w:rsid w:val="00104CEE"/>
    <w:rsid w:val="00114DB0"/>
    <w:rsid w:val="00117718"/>
    <w:rsid w:val="001177D4"/>
    <w:rsid w:val="0011789F"/>
    <w:rsid w:val="0012179B"/>
    <w:rsid w:val="0012365D"/>
    <w:rsid w:val="00123DC5"/>
    <w:rsid w:val="001272CF"/>
    <w:rsid w:val="00127334"/>
    <w:rsid w:val="00130CFB"/>
    <w:rsid w:val="001311AF"/>
    <w:rsid w:val="001378FC"/>
    <w:rsid w:val="00140B50"/>
    <w:rsid w:val="00144E83"/>
    <w:rsid w:val="00146DFD"/>
    <w:rsid w:val="00150322"/>
    <w:rsid w:val="00152AD6"/>
    <w:rsid w:val="0015428F"/>
    <w:rsid w:val="00154848"/>
    <w:rsid w:val="001549FE"/>
    <w:rsid w:val="00156391"/>
    <w:rsid w:val="001576B4"/>
    <w:rsid w:val="00157D30"/>
    <w:rsid w:val="00161A15"/>
    <w:rsid w:val="00162901"/>
    <w:rsid w:val="00163694"/>
    <w:rsid w:val="00163A9D"/>
    <w:rsid w:val="0016601B"/>
    <w:rsid w:val="0017124B"/>
    <w:rsid w:val="00171519"/>
    <w:rsid w:val="00171E89"/>
    <w:rsid w:val="001720F2"/>
    <w:rsid w:val="0017585F"/>
    <w:rsid w:val="00175A1A"/>
    <w:rsid w:val="001763B9"/>
    <w:rsid w:val="001764BB"/>
    <w:rsid w:val="00176A47"/>
    <w:rsid w:val="0018719A"/>
    <w:rsid w:val="00190EE4"/>
    <w:rsid w:val="0019164A"/>
    <w:rsid w:val="00192A78"/>
    <w:rsid w:val="001934FC"/>
    <w:rsid w:val="001A2283"/>
    <w:rsid w:val="001A2734"/>
    <w:rsid w:val="001A2C1B"/>
    <w:rsid w:val="001A32C6"/>
    <w:rsid w:val="001A5E86"/>
    <w:rsid w:val="001B1052"/>
    <w:rsid w:val="001B1142"/>
    <w:rsid w:val="001B138A"/>
    <w:rsid w:val="001B2630"/>
    <w:rsid w:val="001B4739"/>
    <w:rsid w:val="001B4E95"/>
    <w:rsid w:val="001B5792"/>
    <w:rsid w:val="001B611B"/>
    <w:rsid w:val="001C032F"/>
    <w:rsid w:val="001C085E"/>
    <w:rsid w:val="001C43F9"/>
    <w:rsid w:val="001C5BF1"/>
    <w:rsid w:val="001C69BB"/>
    <w:rsid w:val="001C7428"/>
    <w:rsid w:val="001C7E67"/>
    <w:rsid w:val="001D0FB6"/>
    <w:rsid w:val="001D2DEF"/>
    <w:rsid w:val="001D2ECE"/>
    <w:rsid w:val="001D3A2C"/>
    <w:rsid w:val="001D53D0"/>
    <w:rsid w:val="001D55CF"/>
    <w:rsid w:val="001D5E90"/>
    <w:rsid w:val="001E0553"/>
    <w:rsid w:val="001E063D"/>
    <w:rsid w:val="001E074B"/>
    <w:rsid w:val="001E1CFB"/>
    <w:rsid w:val="001E4B1A"/>
    <w:rsid w:val="001F450C"/>
    <w:rsid w:val="001F9E06"/>
    <w:rsid w:val="00200FA7"/>
    <w:rsid w:val="00203F51"/>
    <w:rsid w:val="00205522"/>
    <w:rsid w:val="002106FB"/>
    <w:rsid w:val="00215450"/>
    <w:rsid w:val="002178DA"/>
    <w:rsid w:val="00220FD6"/>
    <w:rsid w:val="00221A52"/>
    <w:rsid w:val="0022365A"/>
    <w:rsid w:val="0022577A"/>
    <w:rsid w:val="002272DF"/>
    <w:rsid w:val="002279D7"/>
    <w:rsid w:val="00230B84"/>
    <w:rsid w:val="002317F9"/>
    <w:rsid w:val="00231F41"/>
    <w:rsid w:val="00232209"/>
    <w:rsid w:val="00233855"/>
    <w:rsid w:val="00235C39"/>
    <w:rsid w:val="002363D3"/>
    <w:rsid w:val="00237F8E"/>
    <w:rsid w:val="00245857"/>
    <w:rsid w:val="00245E8D"/>
    <w:rsid w:val="00246FBF"/>
    <w:rsid w:val="00254037"/>
    <w:rsid w:val="0025533D"/>
    <w:rsid w:val="00255A33"/>
    <w:rsid w:val="00257226"/>
    <w:rsid w:val="0026042D"/>
    <w:rsid w:val="00262023"/>
    <w:rsid w:val="00262D69"/>
    <w:rsid w:val="00265197"/>
    <w:rsid w:val="0027063F"/>
    <w:rsid w:val="00273152"/>
    <w:rsid w:val="0027366A"/>
    <w:rsid w:val="00273A9D"/>
    <w:rsid w:val="0027495E"/>
    <w:rsid w:val="0028049B"/>
    <w:rsid w:val="00285899"/>
    <w:rsid w:val="00290B18"/>
    <w:rsid w:val="00291147"/>
    <w:rsid w:val="002918DE"/>
    <w:rsid w:val="00291B90"/>
    <w:rsid w:val="00294078"/>
    <w:rsid w:val="002A0DA3"/>
    <w:rsid w:val="002A1AE4"/>
    <w:rsid w:val="002A463C"/>
    <w:rsid w:val="002A5F20"/>
    <w:rsid w:val="002A6058"/>
    <w:rsid w:val="002C0DBB"/>
    <w:rsid w:val="002C2D71"/>
    <w:rsid w:val="002C36C6"/>
    <w:rsid w:val="002C690B"/>
    <w:rsid w:val="002C6C4D"/>
    <w:rsid w:val="002C6EB4"/>
    <w:rsid w:val="002C7B83"/>
    <w:rsid w:val="002D343C"/>
    <w:rsid w:val="002D4357"/>
    <w:rsid w:val="002D4554"/>
    <w:rsid w:val="002D51A6"/>
    <w:rsid w:val="002E1374"/>
    <w:rsid w:val="002E184C"/>
    <w:rsid w:val="002E4D44"/>
    <w:rsid w:val="002E5E24"/>
    <w:rsid w:val="002E79AE"/>
    <w:rsid w:val="002E79CF"/>
    <w:rsid w:val="002F02EE"/>
    <w:rsid w:val="002F196E"/>
    <w:rsid w:val="002F5069"/>
    <w:rsid w:val="002F5816"/>
    <w:rsid w:val="002F6485"/>
    <w:rsid w:val="002F67A4"/>
    <w:rsid w:val="002F7666"/>
    <w:rsid w:val="003064C4"/>
    <w:rsid w:val="00307718"/>
    <w:rsid w:val="003140C5"/>
    <w:rsid w:val="00317BD1"/>
    <w:rsid w:val="00317D69"/>
    <w:rsid w:val="003222FF"/>
    <w:rsid w:val="003226EF"/>
    <w:rsid w:val="00326279"/>
    <w:rsid w:val="00326611"/>
    <w:rsid w:val="0033192F"/>
    <w:rsid w:val="00332305"/>
    <w:rsid w:val="00333A52"/>
    <w:rsid w:val="00333C4D"/>
    <w:rsid w:val="00334D01"/>
    <w:rsid w:val="00335601"/>
    <w:rsid w:val="003413C1"/>
    <w:rsid w:val="00341B66"/>
    <w:rsid w:val="00344799"/>
    <w:rsid w:val="00345CEE"/>
    <w:rsid w:val="00346FE9"/>
    <w:rsid w:val="003520C9"/>
    <w:rsid w:val="003535E5"/>
    <w:rsid w:val="00353DC4"/>
    <w:rsid w:val="00354E83"/>
    <w:rsid w:val="00355EE9"/>
    <w:rsid w:val="003566E3"/>
    <w:rsid w:val="00357818"/>
    <w:rsid w:val="00357A39"/>
    <w:rsid w:val="00362625"/>
    <w:rsid w:val="00363D62"/>
    <w:rsid w:val="003647F5"/>
    <w:rsid w:val="00367586"/>
    <w:rsid w:val="003676D3"/>
    <w:rsid w:val="00371239"/>
    <w:rsid w:val="003716D1"/>
    <w:rsid w:val="0037533A"/>
    <w:rsid w:val="00376C37"/>
    <w:rsid w:val="00376E4B"/>
    <w:rsid w:val="00377781"/>
    <w:rsid w:val="00380AE2"/>
    <w:rsid w:val="00380DF3"/>
    <w:rsid w:val="0038443A"/>
    <w:rsid w:val="00385BF3"/>
    <w:rsid w:val="00386856"/>
    <w:rsid w:val="003923B9"/>
    <w:rsid w:val="00397C9C"/>
    <w:rsid w:val="003A16BC"/>
    <w:rsid w:val="003A1EA0"/>
    <w:rsid w:val="003A2C4C"/>
    <w:rsid w:val="003B00C3"/>
    <w:rsid w:val="003B2C19"/>
    <w:rsid w:val="003B310E"/>
    <w:rsid w:val="003B48DA"/>
    <w:rsid w:val="003B74E7"/>
    <w:rsid w:val="003B75F7"/>
    <w:rsid w:val="003C0144"/>
    <w:rsid w:val="003C18DB"/>
    <w:rsid w:val="003C3073"/>
    <w:rsid w:val="003D0645"/>
    <w:rsid w:val="003D11C9"/>
    <w:rsid w:val="003D241F"/>
    <w:rsid w:val="003D2DB2"/>
    <w:rsid w:val="003D34D0"/>
    <w:rsid w:val="003D4798"/>
    <w:rsid w:val="003D5074"/>
    <w:rsid w:val="003E0AAB"/>
    <w:rsid w:val="003E395B"/>
    <w:rsid w:val="003E3F7A"/>
    <w:rsid w:val="003E4182"/>
    <w:rsid w:val="003E4D3F"/>
    <w:rsid w:val="003E4EB5"/>
    <w:rsid w:val="003E55F8"/>
    <w:rsid w:val="003E7037"/>
    <w:rsid w:val="003E79EC"/>
    <w:rsid w:val="003F605C"/>
    <w:rsid w:val="003F615F"/>
    <w:rsid w:val="003F62B1"/>
    <w:rsid w:val="003F6531"/>
    <w:rsid w:val="003F7A80"/>
    <w:rsid w:val="00400435"/>
    <w:rsid w:val="00400467"/>
    <w:rsid w:val="00402780"/>
    <w:rsid w:val="00403134"/>
    <w:rsid w:val="0040326D"/>
    <w:rsid w:val="004060EE"/>
    <w:rsid w:val="00406330"/>
    <w:rsid w:val="004075E5"/>
    <w:rsid w:val="00411949"/>
    <w:rsid w:val="004124BC"/>
    <w:rsid w:val="0041487B"/>
    <w:rsid w:val="00414E57"/>
    <w:rsid w:val="004213A4"/>
    <w:rsid w:val="00423466"/>
    <w:rsid w:val="00424B57"/>
    <w:rsid w:val="00425374"/>
    <w:rsid w:val="00426C56"/>
    <w:rsid w:val="00426FA9"/>
    <w:rsid w:val="004307EB"/>
    <w:rsid w:val="00431D75"/>
    <w:rsid w:val="00433606"/>
    <w:rsid w:val="00435745"/>
    <w:rsid w:val="00437EA2"/>
    <w:rsid w:val="00440093"/>
    <w:rsid w:val="00441EC4"/>
    <w:rsid w:val="00442C99"/>
    <w:rsid w:val="00443111"/>
    <w:rsid w:val="00443D18"/>
    <w:rsid w:val="00444A56"/>
    <w:rsid w:val="00444E1D"/>
    <w:rsid w:val="00447F31"/>
    <w:rsid w:val="00450CE4"/>
    <w:rsid w:val="00450E04"/>
    <w:rsid w:val="00451C19"/>
    <w:rsid w:val="004542F0"/>
    <w:rsid w:val="00454C0A"/>
    <w:rsid w:val="00454ECA"/>
    <w:rsid w:val="004550DB"/>
    <w:rsid w:val="00456CF5"/>
    <w:rsid w:val="0045726B"/>
    <w:rsid w:val="00463305"/>
    <w:rsid w:val="00463BB7"/>
    <w:rsid w:val="00466868"/>
    <w:rsid w:val="00466AD4"/>
    <w:rsid w:val="0046729E"/>
    <w:rsid w:val="004675DE"/>
    <w:rsid w:val="00467BB9"/>
    <w:rsid w:val="00467C12"/>
    <w:rsid w:val="00470AAC"/>
    <w:rsid w:val="004745A8"/>
    <w:rsid w:val="0048348C"/>
    <w:rsid w:val="00483570"/>
    <w:rsid w:val="00484952"/>
    <w:rsid w:val="004851BA"/>
    <w:rsid w:val="00487AD6"/>
    <w:rsid w:val="00491339"/>
    <w:rsid w:val="004927DE"/>
    <w:rsid w:val="00493552"/>
    <w:rsid w:val="00495558"/>
    <w:rsid w:val="0049764B"/>
    <w:rsid w:val="0049766D"/>
    <w:rsid w:val="004A0D1C"/>
    <w:rsid w:val="004A292A"/>
    <w:rsid w:val="004A3E30"/>
    <w:rsid w:val="004A5AD2"/>
    <w:rsid w:val="004A699A"/>
    <w:rsid w:val="004A6AC3"/>
    <w:rsid w:val="004B0501"/>
    <w:rsid w:val="004B0E46"/>
    <w:rsid w:val="004B0F5E"/>
    <w:rsid w:val="004B29A7"/>
    <w:rsid w:val="004B4DA6"/>
    <w:rsid w:val="004B6070"/>
    <w:rsid w:val="004B65A3"/>
    <w:rsid w:val="004B6D72"/>
    <w:rsid w:val="004B7C30"/>
    <w:rsid w:val="004C1831"/>
    <w:rsid w:val="004C2A85"/>
    <w:rsid w:val="004C393E"/>
    <w:rsid w:val="004C3D51"/>
    <w:rsid w:val="004D04E5"/>
    <w:rsid w:val="004D1974"/>
    <w:rsid w:val="004D21CD"/>
    <w:rsid w:val="004D42D5"/>
    <w:rsid w:val="004D4BDE"/>
    <w:rsid w:val="004D580A"/>
    <w:rsid w:val="004D6F77"/>
    <w:rsid w:val="004D7525"/>
    <w:rsid w:val="004E6EE1"/>
    <w:rsid w:val="004E7148"/>
    <w:rsid w:val="004E72E9"/>
    <w:rsid w:val="004F0442"/>
    <w:rsid w:val="004F1F1E"/>
    <w:rsid w:val="004F4EC9"/>
    <w:rsid w:val="004F56B2"/>
    <w:rsid w:val="00501E94"/>
    <w:rsid w:val="00503043"/>
    <w:rsid w:val="00504C1C"/>
    <w:rsid w:val="00505F12"/>
    <w:rsid w:val="00510531"/>
    <w:rsid w:val="00512AC1"/>
    <w:rsid w:val="005131C2"/>
    <w:rsid w:val="00516AF3"/>
    <w:rsid w:val="00516F0B"/>
    <w:rsid w:val="00520403"/>
    <w:rsid w:val="00520734"/>
    <w:rsid w:val="005210E3"/>
    <w:rsid w:val="005242BB"/>
    <w:rsid w:val="00531741"/>
    <w:rsid w:val="00534565"/>
    <w:rsid w:val="0053473A"/>
    <w:rsid w:val="005413AD"/>
    <w:rsid w:val="00545686"/>
    <w:rsid w:val="00545694"/>
    <w:rsid w:val="00545A4D"/>
    <w:rsid w:val="00556889"/>
    <w:rsid w:val="00556BF1"/>
    <w:rsid w:val="00557AE6"/>
    <w:rsid w:val="005609A7"/>
    <w:rsid w:val="00561AF7"/>
    <w:rsid w:val="0056396E"/>
    <w:rsid w:val="005646F9"/>
    <w:rsid w:val="005716F8"/>
    <w:rsid w:val="00574433"/>
    <w:rsid w:val="00580E04"/>
    <w:rsid w:val="00581D00"/>
    <w:rsid w:val="00582BB6"/>
    <w:rsid w:val="005842B5"/>
    <w:rsid w:val="00584459"/>
    <w:rsid w:val="00584BF6"/>
    <w:rsid w:val="00584FFB"/>
    <w:rsid w:val="0058588B"/>
    <w:rsid w:val="00586105"/>
    <w:rsid w:val="00586540"/>
    <w:rsid w:val="0059104E"/>
    <w:rsid w:val="0059316C"/>
    <w:rsid w:val="005969AA"/>
    <w:rsid w:val="005971C4"/>
    <w:rsid w:val="00597743"/>
    <w:rsid w:val="00597ABE"/>
    <w:rsid w:val="005A057E"/>
    <w:rsid w:val="005A2A22"/>
    <w:rsid w:val="005A2FE5"/>
    <w:rsid w:val="005A35FC"/>
    <w:rsid w:val="005A4283"/>
    <w:rsid w:val="005A4B11"/>
    <w:rsid w:val="005A6C31"/>
    <w:rsid w:val="005A78A8"/>
    <w:rsid w:val="005B0DAA"/>
    <w:rsid w:val="005B283C"/>
    <w:rsid w:val="005B4C01"/>
    <w:rsid w:val="005B4C42"/>
    <w:rsid w:val="005B70C4"/>
    <w:rsid w:val="005B7E32"/>
    <w:rsid w:val="005C1AC6"/>
    <w:rsid w:val="005C3470"/>
    <w:rsid w:val="005C3B6B"/>
    <w:rsid w:val="005C53B2"/>
    <w:rsid w:val="005C6084"/>
    <w:rsid w:val="005D116E"/>
    <w:rsid w:val="005D1937"/>
    <w:rsid w:val="005D19DB"/>
    <w:rsid w:val="005D1C6A"/>
    <w:rsid w:val="005D1D59"/>
    <w:rsid w:val="005D335C"/>
    <w:rsid w:val="005D5430"/>
    <w:rsid w:val="005D57A4"/>
    <w:rsid w:val="005E20DD"/>
    <w:rsid w:val="005E2564"/>
    <w:rsid w:val="005E2A58"/>
    <w:rsid w:val="005E36EC"/>
    <w:rsid w:val="005E38C5"/>
    <w:rsid w:val="005E4113"/>
    <w:rsid w:val="005E47E1"/>
    <w:rsid w:val="005E78F8"/>
    <w:rsid w:val="005F05D6"/>
    <w:rsid w:val="005F1207"/>
    <w:rsid w:val="005F1A4F"/>
    <w:rsid w:val="005F5141"/>
    <w:rsid w:val="005F6B7B"/>
    <w:rsid w:val="005F7379"/>
    <w:rsid w:val="005F74E9"/>
    <w:rsid w:val="00600202"/>
    <w:rsid w:val="00602DA4"/>
    <w:rsid w:val="006036DA"/>
    <w:rsid w:val="00611772"/>
    <w:rsid w:val="00611E88"/>
    <w:rsid w:val="006133DB"/>
    <w:rsid w:val="006137FF"/>
    <w:rsid w:val="00616990"/>
    <w:rsid w:val="00616E5B"/>
    <w:rsid w:val="006172C1"/>
    <w:rsid w:val="006200E6"/>
    <w:rsid w:val="00624FBA"/>
    <w:rsid w:val="006252A6"/>
    <w:rsid w:val="006257DA"/>
    <w:rsid w:val="0062761B"/>
    <w:rsid w:val="00635560"/>
    <w:rsid w:val="006431E0"/>
    <w:rsid w:val="00646A79"/>
    <w:rsid w:val="006505C5"/>
    <w:rsid w:val="00651B8A"/>
    <w:rsid w:val="00653E01"/>
    <w:rsid w:val="006543DA"/>
    <w:rsid w:val="006547DE"/>
    <w:rsid w:val="00656B81"/>
    <w:rsid w:val="00657927"/>
    <w:rsid w:val="00657B6F"/>
    <w:rsid w:val="00662243"/>
    <w:rsid w:val="006628BA"/>
    <w:rsid w:val="006639CA"/>
    <w:rsid w:val="00664BC9"/>
    <w:rsid w:val="00667095"/>
    <w:rsid w:val="00670D92"/>
    <w:rsid w:val="00671803"/>
    <w:rsid w:val="00674737"/>
    <w:rsid w:val="006779D9"/>
    <w:rsid w:val="00680F68"/>
    <w:rsid w:val="006817AD"/>
    <w:rsid w:val="006817E1"/>
    <w:rsid w:val="0068200B"/>
    <w:rsid w:val="00682DCA"/>
    <w:rsid w:val="00685C0D"/>
    <w:rsid w:val="00687144"/>
    <w:rsid w:val="00690F00"/>
    <w:rsid w:val="006922DA"/>
    <w:rsid w:val="00694718"/>
    <w:rsid w:val="006951F9"/>
    <w:rsid w:val="0069527C"/>
    <w:rsid w:val="00697AE2"/>
    <w:rsid w:val="00697DCB"/>
    <w:rsid w:val="00697FD1"/>
    <w:rsid w:val="006A380B"/>
    <w:rsid w:val="006A3932"/>
    <w:rsid w:val="006A3AB8"/>
    <w:rsid w:val="006A3BE2"/>
    <w:rsid w:val="006A45EF"/>
    <w:rsid w:val="006A4BEF"/>
    <w:rsid w:val="006A4BF0"/>
    <w:rsid w:val="006A59DC"/>
    <w:rsid w:val="006A6E66"/>
    <w:rsid w:val="006B021A"/>
    <w:rsid w:val="006B1661"/>
    <w:rsid w:val="006B1B22"/>
    <w:rsid w:val="006B2336"/>
    <w:rsid w:val="006B2426"/>
    <w:rsid w:val="006B3D3C"/>
    <w:rsid w:val="006B4FC1"/>
    <w:rsid w:val="006B627A"/>
    <w:rsid w:val="006C0826"/>
    <w:rsid w:val="006C088E"/>
    <w:rsid w:val="006C0C31"/>
    <w:rsid w:val="006C1638"/>
    <w:rsid w:val="006C18D1"/>
    <w:rsid w:val="006D0F88"/>
    <w:rsid w:val="006D18C6"/>
    <w:rsid w:val="006D3156"/>
    <w:rsid w:val="006D46AE"/>
    <w:rsid w:val="006D7DC0"/>
    <w:rsid w:val="006E0BC7"/>
    <w:rsid w:val="006E1298"/>
    <w:rsid w:val="006E1823"/>
    <w:rsid w:val="006E2F69"/>
    <w:rsid w:val="006E5247"/>
    <w:rsid w:val="006E6712"/>
    <w:rsid w:val="006E6D6C"/>
    <w:rsid w:val="006F0C9E"/>
    <w:rsid w:val="006F18BA"/>
    <w:rsid w:val="006F1C29"/>
    <w:rsid w:val="006F3B86"/>
    <w:rsid w:val="006F4601"/>
    <w:rsid w:val="00702D96"/>
    <w:rsid w:val="00706D8A"/>
    <w:rsid w:val="007071E6"/>
    <w:rsid w:val="0071726A"/>
    <w:rsid w:val="00717C16"/>
    <w:rsid w:val="00721069"/>
    <w:rsid w:val="00723F6F"/>
    <w:rsid w:val="007249AE"/>
    <w:rsid w:val="00724CF5"/>
    <w:rsid w:val="00724E3B"/>
    <w:rsid w:val="00725B8D"/>
    <w:rsid w:val="007260D0"/>
    <w:rsid w:val="0072703D"/>
    <w:rsid w:val="00731D87"/>
    <w:rsid w:val="00732DCF"/>
    <w:rsid w:val="00734987"/>
    <w:rsid w:val="00735FE7"/>
    <w:rsid w:val="007367B3"/>
    <w:rsid w:val="0073737D"/>
    <w:rsid w:val="00737EC1"/>
    <w:rsid w:val="00740791"/>
    <w:rsid w:val="00742BC5"/>
    <w:rsid w:val="00742F79"/>
    <w:rsid w:val="00743B0E"/>
    <w:rsid w:val="007448D2"/>
    <w:rsid w:val="00744B11"/>
    <w:rsid w:val="00746D56"/>
    <w:rsid w:val="00750295"/>
    <w:rsid w:val="007543D9"/>
    <w:rsid w:val="00754A55"/>
    <w:rsid w:val="00754F67"/>
    <w:rsid w:val="0075542F"/>
    <w:rsid w:val="00764994"/>
    <w:rsid w:val="007654C1"/>
    <w:rsid w:val="00765A22"/>
    <w:rsid w:val="00766CE8"/>
    <w:rsid w:val="0077043A"/>
    <w:rsid w:val="00770981"/>
    <w:rsid w:val="0077122D"/>
    <w:rsid w:val="007723D7"/>
    <w:rsid w:val="00774B32"/>
    <w:rsid w:val="00775D2A"/>
    <w:rsid w:val="00776685"/>
    <w:rsid w:val="007775C5"/>
    <w:rsid w:val="00777FA1"/>
    <w:rsid w:val="00782546"/>
    <w:rsid w:val="00782680"/>
    <w:rsid w:val="007845FC"/>
    <w:rsid w:val="00785280"/>
    <w:rsid w:val="007857A1"/>
    <w:rsid w:val="00786E1A"/>
    <w:rsid w:val="00786ED8"/>
    <w:rsid w:val="00787E55"/>
    <w:rsid w:val="00787FEF"/>
    <w:rsid w:val="0079068B"/>
    <w:rsid w:val="0079194D"/>
    <w:rsid w:val="00791AA4"/>
    <w:rsid w:val="007922AB"/>
    <w:rsid w:val="00792A28"/>
    <w:rsid w:val="00793394"/>
    <w:rsid w:val="00793923"/>
    <w:rsid w:val="0079478A"/>
    <w:rsid w:val="00795051"/>
    <w:rsid w:val="00795389"/>
    <w:rsid w:val="00796DBE"/>
    <w:rsid w:val="007A0444"/>
    <w:rsid w:val="007A0ADD"/>
    <w:rsid w:val="007A127E"/>
    <w:rsid w:val="007A289C"/>
    <w:rsid w:val="007A59BC"/>
    <w:rsid w:val="007A5CF5"/>
    <w:rsid w:val="007A6474"/>
    <w:rsid w:val="007A65C0"/>
    <w:rsid w:val="007A768B"/>
    <w:rsid w:val="007A7918"/>
    <w:rsid w:val="007B034E"/>
    <w:rsid w:val="007B0D3A"/>
    <w:rsid w:val="007B2E60"/>
    <w:rsid w:val="007B3E99"/>
    <w:rsid w:val="007B460C"/>
    <w:rsid w:val="007B73D1"/>
    <w:rsid w:val="007C0DAA"/>
    <w:rsid w:val="007C527B"/>
    <w:rsid w:val="007D1EED"/>
    <w:rsid w:val="007D2B7B"/>
    <w:rsid w:val="007D4498"/>
    <w:rsid w:val="007D6B88"/>
    <w:rsid w:val="007E13FC"/>
    <w:rsid w:val="007E230F"/>
    <w:rsid w:val="007E264A"/>
    <w:rsid w:val="007E3150"/>
    <w:rsid w:val="007E366B"/>
    <w:rsid w:val="007E372B"/>
    <w:rsid w:val="007E44E6"/>
    <w:rsid w:val="007E4CDB"/>
    <w:rsid w:val="007E734A"/>
    <w:rsid w:val="007E7D48"/>
    <w:rsid w:val="007F055C"/>
    <w:rsid w:val="007F062F"/>
    <w:rsid w:val="007F2EF4"/>
    <w:rsid w:val="007F32DD"/>
    <w:rsid w:val="008000B7"/>
    <w:rsid w:val="008001E3"/>
    <w:rsid w:val="00800C12"/>
    <w:rsid w:val="00804F13"/>
    <w:rsid w:val="008059A1"/>
    <w:rsid w:val="008067A4"/>
    <w:rsid w:val="0080779B"/>
    <w:rsid w:val="008109A5"/>
    <w:rsid w:val="00813B0D"/>
    <w:rsid w:val="008142EE"/>
    <w:rsid w:val="00814A0A"/>
    <w:rsid w:val="00817EDC"/>
    <w:rsid w:val="00817F2F"/>
    <w:rsid w:val="008200F8"/>
    <w:rsid w:val="008202D1"/>
    <w:rsid w:val="00820D14"/>
    <w:rsid w:val="0082260C"/>
    <w:rsid w:val="00824617"/>
    <w:rsid w:val="00825A75"/>
    <w:rsid w:val="00826C39"/>
    <w:rsid w:val="00826ED7"/>
    <w:rsid w:val="00834F3D"/>
    <w:rsid w:val="0083723F"/>
    <w:rsid w:val="00841723"/>
    <w:rsid w:val="008428D6"/>
    <w:rsid w:val="008429D3"/>
    <w:rsid w:val="008433F3"/>
    <w:rsid w:val="00843531"/>
    <w:rsid w:val="00843671"/>
    <w:rsid w:val="008479B1"/>
    <w:rsid w:val="00847EEF"/>
    <w:rsid w:val="008519A8"/>
    <w:rsid w:val="00851C92"/>
    <w:rsid w:val="00852BF9"/>
    <w:rsid w:val="0085365B"/>
    <w:rsid w:val="00857D65"/>
    <w:rsid w:val="008600BE"/>
    <w:rsid w:val="00860287"/>
    <w:rsid w:val="00860380"/>
    <w:rsid w:val="008666DA"/>
    <w:rsid w:val="00872A6A"/>
    <w:rsid w:val="008739CA"/>
    <w:rsid w:val="00874B5A"/>
    <w:rsid w:val="008752E7"/>
    <w:rsid w:val="008761B9"/>
    <w:rsid w:val="008766A9"/>
    <w:rsid w:val="00882212"/>
    <w:rsid w:val="0088275C"/>
    <w:rsid w:val="008841DF"/>
    <w:rsid w:val="00885064"/>
    <w:rsid w:val="00886499"/>
    <w:rsid w:val="008870C5"/>
    <w:rsid w:val="00887D5D"/>
    <w:rsid w:val="00891A62"/>
    <w:rsid w:val="00893982"/>
    <w:rsid w:val="0089409F"/>
    <w:rsid w:val="00895A42"/>
    <w:rsid w:val="008963E3"/>
    <w:rsid w:val="008972F3"/>
    <w:rsid w:val="008974FF"/>
    <w:rsid w:val="008A19F6"/>
    <w:rsid w:val="008A34CD"/>
    <w:rsid w:val="008A5052"/>
    <w:rsid w:val="008A514A"/>
    <w:rsid w:val="008A678A"/>
    <w:rsid w:val="008B309D"/>
    <w:rsid w:val="008B34A7"/>
    <w:rsid w:val="008B714B"/>
    <w:rsid w:val="008C105D"/>
    <w:rsid w:val="008C1CF0"/>
    <w:rsid w:val="008C497F"/>
    <w:rsid w:val="008C55DA"/>
    <w:rsid w:val="008C59EE"/>
    <w:rsid w:val="008C5E67"/>
    <w:rsid w:val="008C61F3"/>
    <w:rsid w:val="008C6AAB"/>
    <w:rsid w:val="008C722E"/>
    <w:rsid w:val="008C7A68"/>
    <w:rsid w:val="008D4A0D"/>
    <w:rsid w:val="008D50CE"/>
    <w:rsid w:val="008D7CF3"/>
    <w:rsid w:val="008E2BA3"/>
    <w:rsid w:val="008E39A2"/>
    <w:rsid w:val="008E39B1"/>
    <w:rsid w:val="008E3E36"/>
    <w:rsid w:val="008E7959"/>
    <w:rsid w:val="008E7BB5"/>
    <w:rsid w:val="008E7D08"/>
    <w:rsid w:val="008F0C55"/>
    <w:rsid w:val="008F2EA4"/>
    <w:rsid w:val="008F35E7"/>
    <w:rsid w:val="008F53A8"/>
    <w:rsid w:val="008F6250"/>
    <w:rsid w:val="009029FF"/>
    <w:rsid w:val="00904908"/>
    <w:rsid w:val="00905123"/>
    <w:rsid w:val="009075EA"/>
    <w:rsid w:val="00907F40"/>
    <w:rsid w:val="00910F5D"/>
    <w:rsid w:val="009117FB"/>
    <w:rsid w:val="00914391"/>
    <w:rsid w:val="009150CB"/>
    <w:rsid w:val="009162CF"/>
    <w:rsid w:val="00916396"/>
    <w:rsid w:val="009164CF"/>
    <w:rsid w:val="0091662E"/>
    <w:rsid w:val="00916809"/>
    <w:rsid w:val="0092063B"/>
    <w:rsid w:val="00920BC6"/>
    <w:rsid w:val="00921836"/>
    <w:rsid w:val="0092194D"/>
    <w:rsid w:val="009232C0"/>
    <w:rsid w:val="00925C72"/>
    <w:rsid w:val="00926527"/>
    <w:rsid w:val="00926952"/>
    <w:rsid w:val="00930C6E"/>
    <w:rsid w:val="009316D0"/>
    <w:rsid w:val="009316DC"/>
    <w:rsid w:val="00936084"/>
    <w:rsid w:val="0093629C"/>
    <w:rsid w:val="009425A7"/>
    <w:rsid w:val="00945E70"/>
    <w:rsid w:val="00946E0E"/>
    <w:rsid w:val="009504C2"/>
    <w:rsid w:val="00950C21"/>
    <w:rsid w:val="009522FD"/>
    <w:rsid w:val="0095242C"/>
    <w:rsid w:val="00953821"/>
    <w:rsid w:val="00957589"/>
    <w:rsid w:val="0095773F"/>
    <w:rsid w:val="00960706"/>
    <w:rsid w:val="00960A71"/>
    <w:rsid w:val="00962A67"/>
    <w:rsid w:val="00963CEF"/>
    <w:rsid w:val="00964F91"/>
    <w:rsid w:val="00965202"/>
    <w:rsid w:val="009666EF"/>
    <w:rsid w:val="0096715E"/>
    <w:rsid w:val="009702D4"/>
    <w:rsid w:val="00971FC9"/>
    <w:rsid w:val="00973CF9"/>
    <w:rsid w:val="0097415C"/>
    <w:rsid w:val="0097510B"/>
    <w:rsid w:val="00975189"/>
    <w:rsid w:val="009764DB"/>
    <w:rsid w:val="00976783"/>
    <w:rsid w:val="00982402"/>
    <w:rsid w:val="0098472B"/>
    <w:rsid w:val="00990214"/>
    <w:rsid w:val="00991AE9"/>
    <w:rsid w:val="00994EEA"/>
    <w:rsid w:val="0099653E"/>
    <w:rsid w:val="00997521"/>
    <w:rsid w:val="009A0B05"/>
    <w:rsid w:val="009A209B"/>
    <w:rsid w:val="009A338C"/>
    <w:rsid w:val="009A34B9"/>
    <w:rsid w:val="009A3744"/>
    <w:rsid w:val="009A57F6"/>
    <w:rsid w:val="009A5CF7"/>
    <w:rsid w:val="009A7F7F"/>
    <w:rsid w:val="009B3103"/>
    <w:rsid w:val="009B4A92"/>
    <w:rsid w:val="009B6E2A"/>
    <w:rsid w:val="009C02FD"/>
    <w:rsid w:val="009C4149"/>
    <w:rsid w:val="009D1428"/>
    <w:rsid w:val="009D176F"/>
    <w:rsid w:val="009D18EA"/>
    <w:rsid w:val="009D2C31"/>
    <w:rsid w:val="009D4B83"/>
    <w:rsid w:val="009D4D3B"/>
    <w:rsid w:val="009D59D7"/>
    <w:rsid w:val="009D63BF"/>
    <w:rsid w:val="009E0C60"/>
    <w:rsid w:val="009E7237"/>
    <w:rsid w:val="009F1D0B"/>
    <w:rsid w:val="009F31F8"/>
    <w:rsid w:val="009F399E"/>
    <w:rsid w:val="009F43E2"/>
    <w:rsid w:val="009F4E46"/>
    <w:rsid w:val="009F50E3"/>
    <w:rsid w:val="009F59B2"/>
    <w:rsid w:val="009F5B04"/>
    <w:rsid w:val="009F623F"/>
    <w:rsid w:val="009F7637"/>
    <w:rsid w:val="009F7C0D"/>
    <w:rsid w:val="00A03C4B"/>
    <w:rsid w:val="00A04006"/>
    <w:rsid w:val="00A051E9"/>
    <w:rsid w:val="00A05ACC"/>
    <w:rsid w:val="00A11BE4"/>
    <w:rsid w:val="00A11CC5"/>
    <w:rsid w:val="00A12451"/>
    <w:rsid w:val="00A13428"/>
    <w:rsid w:val="00A13B10"/>
    <w:rsid w:val="00A1518E"/>
    <w:rsid w:val="00A1680E"/>
    <w:rsid w:val="00A16A4C"/>
    <w:rsid w:val="00A17385"/>
    <w:rsid w:val="00A1761F"/>
    <w:rsid w:val="00A22BC1"/>
    <w:rsid w:val="00A22C98"/>
    <w:rsid w:val="00A270D2"/>
    <w:rsid w:val="00A30679"/>
    <w:rsid w:val="00A313AB"/>
    <w:rsid w:val="00A3388C"/>
    <w:rsid w:val="00A341E7"/>
    <w:rsid w:val="00A3618C"/>
    <w:rsid w:val="00A5111B"/>
    <w:rsid w:val="00A53CEC"/>
    <w:rsid w:val="00A53FB4"/>
    <w:rsid w:val="00A5641A"/>
    <w:rsid w:val="00A60A52"/>
    <w:rsid w:val="00A64EE2"/>
    <w:rsid w:val="00A66C62"/>
    <w:rsid w:val="00A701FF"/>
    <w:rsid w:val="00A7117E"/>
    <w:rsid w:val="00A71EF9"/>
    <w:rsid w:val="00A72981"/>
    <w:rsid w:val="00A76760"/>
    <w:rsid w:val="00A81EE9"/>
    <w:rsid w:val="00A823DD"/>
    <w:rsid w:val="00A827F4"/>
    <w:rsid w:val="00A83799"/>
    <w:rsid w:val="00A843CE"/>
    <w:rsid w:val="00A8611E"/>
    <w:rsid w:val="00A95F94"/>
    <w:rsid w:val="00A9601A"/>
    <w:rsid w:val="00A964A6"/>
    <w:rsid w:val="00A96E1C"/>
    <w:rsid w:val="00AA0385"/>
    <w:rsid w:val="00AA0654"/>
    <w:rsid w:val="00AA19AF"/>
    <w:rsid w:val="00AA3B53"/>
    <w:rsid w:val="00AB0A4E"/>
    <w:rsid w:val="00AB109D"/>
    <w:rsid w:val="00AB18A7"/>
    <w:rsid w:val="00AB1945"/>
    <w:rsid w:val="00AB33B3"/>
    <w:rsid w:val="00AB5106"/>
    <w:rsid w:val="00AB70B1"/>
    <w:rsid w:val="00AB7161"/>
    <w:rsid w:val="00AC1A79"/>
    <w:rsid w:val="00AC2E67"/>
    <w:rsid w:val="00AD007B"/>
    <w:rsid w:val="00AD01CA"/>
    <w:rsid w:val="00AD1CF7"/>
    <w:rsid w:val="00AD1F75"/>
    <w:rsid w:val="00AD26C6"/>
    <w:rsid w:val="00AD4C63"/>
    <w:rsid w:val="00AD6F54"/>
    <w:rsid w:val="00AE002E"/>
    <w:rsid w:val="00AE1958"/>
    <w:rsid w:val="00AE2FC3"/>
    <w:rsid w:val="00AE3A9C"/>
    <w:rsid w:val="00AE49C4"/>
    <w:rsid w:val="00AE49DF"/>
    <w:rsid w:val="00AE5F2E"/>
    <w:rsid w:val="00AE6C6E"/>
    <w:rsid w:val="00AF0CE1"/>
    <w:rsid w:val="00AF10B7"/>
    <w:rsid w:val="00AF47C6"/>
    <w:rsid w:val="00B00F9B"/>
    <w:rsid w:val="00B011C1"/>
    <w:rsid w:val="00B04057"/>
    <w:rsid w:val="00B060F5"/>
    <w:rsid w:val="00B0623A"/>
    <w:rsid w:val="00B142B7"/>
    <w:rsid w:val="00B1495A"/>
    <w:rsid w:val="00B14BC7"/>
    <w:rsid w:val="00B158D6"/>
    <w:rsid w:val="00B15AAB"/>
    <w:rsid w:val="00B15E9B"/>
    <w:rsid w:val="00B162D7"/>
    <w:rsid w:val="00B1716D"/>
    <w:rsid w:val="00B22E2E"/>
    <w:rsid w:val="00B26010"/>
    <w:rsid w:val="00B2684E"/>
    <w:rsid w:val="00B26E0F"/>
    <w:rsid w:val="00B272B7"/>
    <w:rsid w:val="00B274B3"/>
    <w:rsid w:val="00B2759B"/>
    <w:rsid w:val="00B279CB"/>
    <w:rsid w:val="00B3177E"/>
    <w:rsid w:val="00B31F6A"/>
    <w:rsid w:val="00B337D0"/>
    <w:rsid w:val="00B34040"/>
    <w:rsid w:val="00B3479E"/>
    <w:rsid w:val="00B34865"/>
    <w:rsid w:val="00B37082"/>
    <w:rsid w:val="00B37262"/>
    <w:rsid w:val="00B40FC1"/>
    <w:rsid w:val="00B40FE8"/>
    <w:rsid w:val="00B426A2"/>
    <w:rsid w:val="00B46395"/>
    <w:rsid w:val="00B475EA"/>
    <w:rsid w:val="00B50B2E"/>
    <w:rsid w:val="00B5328F"/>
    <w:rsid w:val="00B53535"/>
    <w:rsid w:val="00B54730"/>
    <w:rsid w:val="00B628A0"/>
    <w:rsid w:val="00B646E1"/>
    <w:rsid w:val="00B67C1E"/>
    <w:rsid w:val="00B70F62"/>
    <w:rsid w:val="00B71C63"/>
    <w:rsid w:val="00B72B66"/>
    <w:rsid w:val="00B75C20"/>
    <w:rsid w:val="00B809F5"/>
    <w:rsid w:val="00B8348F"/>
    <w:rsid w:val="00B8416B"/>
    <w:rsid w:val="00B9173D"/>
    <w:rsid w:val="00B929E5"/>
    <w:rsid w:val="00B93F8B"/>
    <w:rsid w:val="00B94716"/>
    <w:rsid w:val="00B9515A"/>
    <w:rsid w:val="00B97F5D"/>
    <w:rsid w:val="00BA1624"/>
    <w:rsid w:val="00BA1CE0"/>
    <w:rsid w:val="00BA539E"/>
    <w:rsid w:val="00BA5AC4"/>
    <w:rsid w:val="00BB0CAF"/>
    <w:rsid w:val="00BB14F2"/>
    <w:rsid w:val="00BB2460"/>
    <w:rsid w:val="00BB28D3"/>
    <w:rsid w:val="00BB3D8D"/>
    <w:rsid w:val="00BB7E2A"/>
    <w:rsid w:val="00BC01C9"/>
    <w:rsid w:val="00BC04B5"/>
    <w:rsid w:val="00BC07DF"/>
    <w:rsid w:val="00BC27D2"/>
    <w:rsid w:val="00BC4848"/>
    <w:rsid w:val="00BC49A4"/>
    <w:rsid w:val="00BC5A84"/>
    <w:rsid w:val="00BC5DC2"/>
    <w:rsid w:val="00BC639B"/>
    <w:rsid w:val="00BD06B3"/>
    <w:rsid w:val="00BD3A71"/>
    <w:rsid w:val="00BD6423"/>
    <w:rsid w:val="00BD71C8"/>
    <w:rsid w:val="00BD7EB7"/>
    <w:rsid w:val="00BE024F"/>
    <w:rsid w:val="00BE0888"/>
    <w:rsid w:val="00BE2884"/>
    <w:rsid w:val="00BE2B9B"/>
    <w:rsid w:val="00BE4B29"/>
    <w:rsid w:val="00BE62C7"/>
    <w:rsid w:val="00BE7643"/>
    <w:rsid w:val="00BF1DE3"/>
    <w:rsid w:val="00BF1F1D"/>
    <w:rsid w:val="00BF2728"/>
    <w:rsid w:val="00BF28D4"/>
    <w:rsid w:val="00BF3216"/>
    <w:rsid w:val="00BF392B"/>
    <w:rsid w:val="00BF4131"/>
    <w:rsid w:val="00BF41AA"/>
    <w:rsid w:val="00BF5175"/>
    <w:rsid w:val="00BF6C6A"/>
    <w:rsid w:val="00BF6F5D"/>
    <w:rsid w:val="00BF702C"/>
    <w:rsid w:val="00C011F4"/>
    <w:rsid w:val="00C01B90"/>
    <w:rsid w:val="00C01DAB"/>
    <w:rsid w:val="00C01E74"/>
    <w:rsid w:val="00C0588A"/>
    <w:rsid w:val="00C069E8"/>
    <w:rsid w:val="00C077F5"/>
    <w:rsid w:val="00C148F2"/>
    <w:rsid w:val="00C16230"/>
    <w:rsid w:val="00C169A0"/>
    <w:rsid w:val="00C228CE"/>
    <w:rsid w:val="00C23916"/>
    <w:rsid w:val="00C25AF5"/>
    <w:rsid w:val="00C26B82"/>
    <w:rsid w:val="00C26E58"/>
    <w:rsid w:val="00C27DA5"/>
    <w:rsid w:val="00C30BCD"/>
    <w:rsid w:val="00C321B3"/>
    <w:rsid w:val="00C36C82"/>
    <w:rsid w:val="00C374BC"/>
    <w:rsid w:val="00C41C3A"/>
    <w:rsid w:val="00C43111"/>
    <w:rsid w:val="00C43781"/>
    <w:rsid w:val="00C47090"/>
    <w:rsid w:val="00C51122"/>
    <w:rsid w:val="00C518D5"/>
    <w:rsid w:val="00C536A7"/>
    <w:rsid w:val="00C601EB"/>
    <w:rsid w:val="00C64C99"/>
    <w:rsid w:val="00C65612"/>
    <w:rsid w:val="00C66BAB"/>
    <w:rsid w:val="00C67F20"/>
    <w:rsid w:val="00C7319C"/>
    <w:rsid w:val="00C7655A"/>
    <w:rsid w:val="00C76B4A"/>
    <w:rsid w:val="00C76C21"/>
    <w:rsid w:val="00C77488"/>
    <w:rsid w:val="00C80BF6"/>
    <w:rsid w:val="00C83796"/>
    <w:rsid w:val="00C869FC"/>
    <w:rsid w:val="00C91537"/>
    <w:rsid w:val="00C92D5C"/>
    <w:rsid w:val="00C96335"/>
    <w:rsid w:val="00C968AD"/>
    <w:rsid w:val="00C976EC"/>
    <w:rsid w:val="00C97CD5"/>
    <w:rsid w:val="00CA0A0E"/>
    <w:rsid w:val="00CA3237"/>
    <w:rsid w:val="00CA3E70"/>
    <w:rsid w:val="00CA47BC"/>
    <w:rsid w:val="00CA493B"/>
    <w:rsid w:val="00CA59F8"/>
    <w:rsid w:val="00CA7BB3"/>
    <w:rsid w:val="00CB010E"/>
    <w:rsid w:val="00CB06DE"/>
    <w:rsid w:val="00CB21AE"/>
    <w:rsid w:val="00CB2E29"/>
    <w:rsid w:val="00CB374B"/>
    <w:rsid w:val="00CB6040"/>
    <w:rsid w:val="00CB63CA"/>
    <w:rsid w:val="00CB6D21"/>
    <w:rsid w:val="00CB6F81"/>
    <w:rsid w:val="00CB7DDF"/>
    <w:rsid w:val="00CC1332"/>
    <w:rsid w:val="00CD20B6"/>
    <w:rsid w:val="00CD57DC"/>
    <w:rsid w:val="00CD5DC0"/>
    <w:rsid w:val="00CD61E5"/>
    <w:rsid w:val="00CE1A12"/>
    <w:rsid w:val="00CE3673"/>
    <w:rsid w:val="00CE3B14"/>
    <w:rsid w:val="00CE4312"/>
    <w:rsid w:val="00CE43E8"/>
    <w:rsid w:val="00CE5AA7"/>
    <w:rsid w:val="00CE6EA0"/>
    <w:rsid w:val="00CF2A98"/>
    <w:rsid w:val="00CF2E23"/>
    <w:rsid w:val="00CF3E85"/>
    <w:rsid w:val="00CF6AF7"/>
    <w:rsid w:val="00CF73D5"/>
    <w:rsid w:val="00CF7DCB"/>
    <w:rsid w:val="00D00028"/>
    <w:rsid w:val="00D0289D"/>
    <w:rsid w:val="00D039AE"/>
    <w:rsid w:val="00D0413A"/>
    <w:rsid w:val="00D047D6"/>
    <w:rsid w:val="00D04FBA"/>
    <w:rsid w:val="00D0632C"/>
    <w:rsid w:val="00D1096D"/>
    <w:rsid w:val="00D1420D"/>
    <w:rsid w:val="00D171AF"/>
    <w:rsid w:val="00D17525"/>
    <w:rsid w:val="00D21A08"/>
    <w:rsid w:val="00D227C9"/>
    <w:rsid w:val="00D2462B"/>
    <w:rsid w:val="00D2567B"/>
    <w:rsid w:val="00D2570E"/>
    <w:rsid w:val="00D25E7C"/>
    <w:rsid w:val="00D26261"/>
    <w:rsid w:val="00D27214"/>
    <w:rsid w:val="00D27CE9"/>
    <w:rsid w:val="00D32217"/>
    <w:rsid w:val="00D32749"/>
    <w:rsid w:val="00D337E2"/>
    <w:rsid w:val="00D352A8"/>
    <w:rsid w:val="00D37373"/>
    <w:rsid w:val="00D433E2"/>
    <w:rsid w:val="00D435C1"/>
    <w:rsid w:val="00D44352"/>
    <w:rsid w:val="00D457AD"/>
    <w:rsid w:val="00D46326"/>
    <w:rsid w:val="00D515BF"/>
    <w:rsid w:val="00D52D5A"/>
    <w:rsid w:val="00D544D1"/>
    <w:rsid w:val="00D57624"/>
    <w:rsid w:val="00D62447"/>
    <w:rsid w:val="00D6267A"/>
    <w:rsid w:val="00D62F2E"/>
    <w:rsid w:val="00D63366"/>
    <w:rsid w:val="00D66986"/>
    <w:rsid w:val="00D67882"/>
    <w:rsid w:val="00D706D0"/>
    <w:rsid w:val="00D7103D"/>
    <w:rsid w:val="00D75692"/>
    <w:rsid w:val="00D75792"/>
    <w:rsid w:val="00D76DC1"/>
    <w:rsid w:val="00D804E7"/>
    <w:rsid w:val="00D808A8"/>
    <w:rsid w:val="00D80E10"/>
    <w:rsid w:val="00D81AB0"/>
    <w:rsid w:val="00D81EDE"/>
    <w:rsid w:val="00D825DB"/>
    <w:rsid w:val="00D848F6"/>
    <w:rsid w:val="00D85AB6"/>
    <w:rsid w:val="00D85CC6"/>
    <w:rsid w:val="00D91F01"/>
    <w:rsid w:val="00D94715"/>
    <w:rsid w:val="00D9599C"/>
    <w:rsid w:val="00D96D65"/>
    <w:rsid w:val="00D97A59"/>
    <w:rsid w:val="00D97C4D"/>
    <w:rsid w:val="00D97FBA"/>
    <w:rsid w:val="00DA6979"/>
    <w:rsid w:val="00DA6C87"/>
    <w:rsid w:val="00DB16DA"/>
    <w:rsid w:val="00DB1EDF"/>
    <w:rsid w:val="00DB41F0"/>
    <w:rsid w:val="00DB4ADD"/>
    <w:rsid w:val="00DB4B6A"/>
    <w:rsid w:val="00DB6616"/>
    <w:rsid w:val="00DB7677"/>
    <w:rsid w:val="00DC03CF"/>
    <w:rsid w:val="00DC23EA"/>
    <w:rsid w:val="00DC24FF"/>
    <w:rsid w:val="00DC321F"/>
    <w:rsid w:val="00DC35B5"/>
    <w:rsid w:val="00DC3AA2"/>
    <w:rsid w:val="00DC5EA8"/>
    <w:rsid w:val="00DD15F2"/>
    <w:rsid w:val="00DD1D12"/>
    <w:rsid w:val="00DD35DD"/>
    <w:rsid w:val="00DD3E5F"/>
    <w:rsid w:val="00DD40AC"/>
    <w:rsid w:val="00DD597D"/>
    <w:rsid w:val="00DD61A7"/>
    <w:rsid w:val="00DD63CB"/>
    <w:rsid w:val="00DD771C"/>
    <w:rsid w:val="00DE0A25"/>
    <w:rsid w:val="00DE4AC0"/>
    <w:rsid w:val="00DE568A"/>
    <w:rsid w:val="00DE5724"/>
    <w:rsid w:val="00DE605A"/>
    <w:rsid w:val="00DF0E30"/>
    <w:rsid w:val="00DF12CB"/>
    <w:rsid w:val="00DF537F"/>
    <w:rsid w:val="00DF56A4"/>
    <w:rsid w:val="00E02147"/>
    <w:rsid w:val="00E02265"/>
    <w:rsid w:val="00E04AD5"/>
    <w:rsid w:val="00E05A3E"/>
    <w:rsid w:val="00E07136"/>
    <w:rsid w:val="00E0750C"/>
    <w:rsid w:val="00E07EEF"/>
    <w:rsid w:val="00E1093B"/>
    <w:rsid w:val="00E1250C"/>
    <w:rsid w:val="00E1296F"/>
    <w:rsid w:val="00E1351E"/>
    <w:rsid w:val="00E14A8E"/>
    <w:rsid w:val="00E158D0"/>
    <w:rsid w:val="00E213B8"/>
    <w:rsid w:val="00E229F2"/>
    <w:rsid w:val="00E23460"/>
    <w:rsid w:val="00E2755B"/>
    <w:rsid w:val="00E312C3"/>
    <w:rsid w:val="00E3199B"/>
    <w:rsid w:val="00E333FC"/>
    <w:rsid w:val="00E33B40"/>
    <w:rsid w:val="00E360AD"/>
    <w:rsid w:val="00E36661"/>
    <w:rsid w:val="00E36984"/>
    <w:rsid w:val="00E405F7"/>
    <w:rsid w:val="00E42493"/>
    <w:rsid w:val="00E44133"/>
    <w:rsid w:val="00E4478A"/>
    <w:rsid w:val="00E4708C"/>
    <w:rsid w:val="00E501A6"/>
    <w:rsid w:val="00E52E85"/>
    <w:rsid w:val="00E605B5"/>
    <w:rsid w:val="00E60B36"/>
    <w:rsid w:val="00E612A4"/>
    <w:rsid w:val="00E61CE7"/>
    <w:rsid w:val="00E630EC"/>
    <w:rsid w:val="00E652B3"/>
    <w:rsid w:val="00E65B11"/>
    <w:rsid w:val="00E66C01"/>
    <w:rsid w:val="00E66D61"/>
    <w:rsid w:val="00E67737"/>
    <w:rsid w:val="00E67C2D"/>
    <w:rsid w:val="00E70F6E"/>
    <w:rsid w:val="00E719DA"/>
    <w:rsid w:val="00E729EF"/>
    <w:rsid w:val="00E72AD5"/>
    <w:rsid w:val="00E73223"/>
    <w:rsid w:val="00E74EA3"/>
    <w:rsid w:val="00E752AB"/>
    <w:rsid w:val="00E77B0E"/>
    <w:rsid w:val="00E81221"/>
    <w:rsid w:val="00E81F88"/>
    <w:rsid w:val="00E8226B"/>
    <w:rsid w:val="00E82B79"/>
    <w:rsid w:val="00E83DC6"/>
    <w:rsid w:val="00E8514E"/>
    <w:rsid w:val="00E85914"/>
    <w:rsid w:val="00E90998"/>
    <w:rsid w:val="00E91EC5"/>
    <w:rsid w:val="00E93A27"/>
    <w:rsid w:val="00E96DC6"/>
    <w:rsid w:val="00EA2F73"/>
    <w:rsid w:val="00EA355F"/>
    <w:rsid w:val="00EA3D86"/>
    <w:rsid w:val="00EA5E3D"/>
    <w:rsid w:val="00EA5E81"/>
    <w:rsid w:val="00EA7624"/>
    <w:rsid w:val="00EB1138"/>
    <w:rsid w:val="00EB4485"/>
    <w:rsid w:val="00EB655F"/>
    <w:rsid w:val="00EB7425"/>
    <w:rsid w:val="00EC0112"/>
    <w:rsid w:val="00EC3F21"/>
    <w:rsid w:val="00EC4D81"/>
    <w:rsid w:val="00EC6C7C"/>
    <w:rsid w:val="00EC7BBE"/>
    <w:rsid w:val="00ED0601"/>
    <w:rsid w:val="00ED172D"/>
    <w:rsid w:val="00ED3D0F"/>
    <w:rsid w:val="00ED5F94"/>
    <w:rsid w:val="00ED6422"/>
    <w:rsid w:val="00ED753B"/>
    <w:rsid w:val="00EE0DBC"/>
    <w:rsid w:val="00EE11A2"/>
    <w:rsid w:val="00EE460F"/>
    <w:rsid w:val="00EE7A30"/>
    <w:rsid w:val="00EE7DDA"/>
    <w:rsid w:val="00EF0C7F"/>
    <w:rsid w:val="00EF1D59"/>
    <w:rsid w:val="00EF4CF5"/>
    <w:rsid w:val="00EF4D0F"/>
    <w:rsid w:val="00EF54B0"/>
    <w:rsid w:val="00EF5608"/>
    <w:rsid w:val="00F01351"/>
    <w:rsid w:val="00F038E1"/>
    <w:rsid w:val="00F0420C"/>
    <w:rsid w:val="00F062EE"/>
    <w:rsid w:val="00F13496"/>
    <w:rsid w:val="00F138D4"/>
    <w:rsid w:val="00F14683"/>
    <w:rsid w:val="00F16FD3"/>
    <w:rsid w:val="00F17187"/>
    <w:rsid w:val="00F202EE"/>
    <w:rsid w:val="00F20369"/>
    <w:rsid w:val="00F20695"/>
    <w:rsid w:val="00F215F9"/>
    <w:rsid w:val="00F217CC"/>
    <w:rsid w:val="00F21E71"/>
    <w:rsid w:val="00F21E7F"/>
    <w:rsid w:val="00F22426"/>
    <w:rsid w:val="00F24782"/>
    <w:rsid w:val="00F26667"/>
    <w:rsid w:val="00F30CC6"/>
    <w:rsid w:val="00F33394"/>
    <w:rsid w:val="00F34AAD"/>
    <w:rsid w:val="00F35B69"/>
    <w:rsid w:val="00F3665D"/>
    <w:rsid w:val="00F414A5"/>
    <w:rsid w:val="00F418C8"/>
    <w:rsid w:val="00F41C48"/>
    <w:rsid w:val="00F444CE"/>
    <w:rsid w:val="00F45A5A"/>
    <w:rsid w:val="00F50D5B"/>
    <w:rsid w:val="00F51D6C"/>
    <w:rsid w:val="00F5238C"/>
    <w:rsid w:val="00F53F3F"/>
    <w:rsid w:val="00F54ED4"/>
    <w:rsid w:val="00F55A8E"/>
    <w:rsid w:val="00F650E4"/>
    <w:rsid w:val="00F7072D"/>
    <w:rsid w:val="00F72326"/>
    <w:rsid w:val="00F7503B"/>
    <w:rsid w:val="00F75173"/>
    <w:rsid w:val="00F77CAE"/>
    <w:rsid w:val="00F81AE7"/>
    <w:rsid w:val="00F82321"/>
    <w:rsid w:val="00F844A2"/>
    <w:rsid w:val="00F86182"/>
    <w:rsid w:val="00F87636"/>
    <w:rsid w:val="00F903F9"/>
    <w:rsid w:val="00F91E9D"/>
    <w:rsid w:val="00F93251"/>
    <w:rsid w:val="00F94E1F"/>
    <w:rsid w:val="00F9505B"/>
    <w:rsid w:val="00F9649B"/>
    <w:rsid w:val="00F96BBA"/>
    <w:rsid w:val="00FA09C6"/>
    <w:rsid w:val="00FA3392"/>
    <w:rsid w:val="00FA3AE0"/>
    <w:rsid w:val="00FA56A8"/>
    <w:rsid w:val="00FA5CF4"/>
    <w:rsid w:val="00FA7393"/>
    <w:rsid w:val="00FB0A00"/>
    <w:rsid w:val="00FB77A9"/>
    <w:rsid w:val="00FC09A6"/>
    <w:rsid w:val="00FC17BE"/>
    <w:rsid w:val="00FC1E77"/>
    <w:rsid w:val="00FC3482"/>
    <w:rsid w:val="00FC47A5"/>
    <w:rsid w:val="00FC5BB3"/>
    <w:rsid w:val="00FC600D"/>
    <w:rsid w:val="00FD002C"/>
    <w:rsid w:val="00FD19D5"/>
    <w:rsid w:val="00FD2A78"/>
    <w:rsid w:val="00FD406E"/>
    <w:rsid w:val="00FD4F4C"/>
    <w:rsid w:val="00FD66C1"/>
    <w:rsid w:val="00FE0371"/>
    <w:rsid w:val="00FE3B11"/>
    <w:rsid w:val="00FE4FB6"/>
    <w:rsid w:val="00FE55BF"/>
    <w:rsid w:val="00FE6F99"/>
    <w:rsid w:val="00FE7202"/>
    <w:rsid w:val="00FE7DC8"/>
    <w:rsid w:val="00FF06CA"/>
    <w:rsid w:val="00FF29E0"/>
    <w:rsid w:val="00FF407A"/>
    <w:rsid w:val="00FF47A5"/>
    <w:rsid w:val="01023605"/>
    <w:rsid w:val="0199C7BA"/>
    <w:rsid w:val="026C4139"/>
    <w:rsid w:val="0271D0F7"/>
    <w:rsid w:val="029564A7"/>
    <w:rsid w:val="039061F0"/>
    <w:rsid w:val="03B007F1"/>
    <w:rsid w:val="04420111"/>
    <w:rsid w:val="0529DFCC"/>
    <w:rsid w:val="056F1EC0"/>
    <w:rsid w:val="05B78884"/>
    <w:rsid w:val="063509EF"/>
    <w:rsid w:val="0641B1E8"/>
    <w:rsid w:val="0647DD19"/>
    <w:rsid w:val="0674B499"/>
    <w:rsid w:val="0674CA8B"/>
    <w:rsid w:val="06A69C0F"/>
    <w:rsid w:val="06E1A996"/>
    <w:rsid w:val="0734DBC9"/>
    <w:rsid w:val="074A18AC"/>
    <w:rsid w:val="075710CB"/>
    <w:rsid w:val="075A4507"/>
    <w:rsid w:val="07B13A9B"/>
    <w:rsid w:val="07D2B456"/>
    <w:rsid w:val="07DD8411"/>
    <w:rsid w:val="07E63B87"/>
    <w:rsid w:val="08022775"/>
    <w:rsid w:val="089A81E9"/>
    <w:rsid w:val="08A48A6E"/>
    <w:rsid w:val="08E79DF0"/>
    <w:rsid w:val="0928827A"/>
    <w:rsid w:val="093061DA"/>
    <w:rsid w:val="0944F384"/>
    <w:rsid w:val="09F0C577"/>
    <w:rsid w:val="0A1A6AE6"/>
    <w:rsid w:val="0A378F60"/>
    <w:rsid w:val="0A71A335"/>
    <w:rsid w:val="0B1400DA"/>
    <w:rsid w:val="0B3CB9E7"/>
    <w:rsid w:val="0C0CF4D7"/>
    <w:rsid w:val="0C1DA824"/>
    <w:rsid w:val="0C2D2BD2"/>
    <w:rsid w:val="0D092727"/>
    <w:rsid w:val="0D85074B"/>
    <w:rsid w:val="0E415AD9"/>
    <w:rsid w:val="0EA43FC1"/>
    <w:rsid w:val="0EA69EDD"/>
    <w:rsid w:val="0EE4565F"/>
    <w:rsid w:val="0F629F15"/>
    <w:rsid w:val="104EB284"/>
    <w:rsid w:val="10945A68"/>
    <w:rsid w:val="10AA297A"/>
    <w:rsid w:val="111F964C"/>
    <w:rsid w:val="11463D9B"/>
    <w:rsid w:val="114C042C"/>
    <w:rsid w:val="1184D3B6"/>
    <w:rsid w:val="1192283C"/>
    <w:rsid w:val="11ED7469"/>
    <w:rsid w:val="1291DD0D"/>
    <w:rsid w:val="12E00620"/>
    <w:rsid w:val="13B91374"/>
    <w:rsid w:val="13BE0198"/>
    <w:rsid w:val="1419BDD3"/>
    <w:rsid w:val="1423742A"/>
    <w:rsid w:val="14370F59"/>
    <w:rsid w:val="14D7047C"/>
    <w:rsid w:val="1531A440"/>
    <w:rsid w:val="15D086A2"/>
    <w:rsid w:val="1627EBFD"/>
    <w:rsid w:val="1655AFFF"/>
    <w:rsid w:val="165FE939"/>
    <w:rsid w:val="16CCB363"/>
    <w:rsid w:val="16E300DB"/>
    <w:rsid w:val="172C4110"/>
    <w:rsid w:val="17A8E8E2"/>
    <w:rsid w:val="17F0EB76"/>
    <w:rsid w:val="18325946"/>
    <w:rsid w:val="1987C524"/>
    <w:rsid w:val="19B5A72D"/>
    <w:rsid w:val="19BA9318"/>
    <w:rsid w:val="19EEDA68"/>
    <w:rsid w:val="1A1384F1"/>
    <w:rsid w:val="1A3E1B30"/>
    <w:rsid w:val="1A772548"/>
    <w:rsid w:val="1AA06C57"/>
    <w:rsid w:val="1B3E2F11"/>
    <w:rsid w:val="1BA8AC1A"/>
    <w:rsid w:val="1BBFF203"/>
    <w:rsid w:val="1BC513E3"/>
    <w:rsid w:val="1BDB65C2"/>
    <w:rsid w:val="1BED6D2B"/>
    <w:rsid w:val="1BF835B8"/>
    <w:rsid w:val="1C65DCCF"/>
    <w:rsid w:val="1C7207D0"/>
    <w:rsid w:val="1C76ABFA"/>
    <w:rsid w:val="1CA3FEF8"/>
    <w:rsid w:val="1D1626D5"/>
    <w:rsid w:val="1D1D9036"/>
    <w:rsid w:val="1DC3CE5C"/>
    <w:rsid w:val="1DD4F11E"/>
    <w:rsid w:val="1E226A59"/>
    <w:rsid w:val="1E2927D4"/>
    <w:rsid w:val="1E400B66"/>
    <w:rsid w:val="1E83163E"/>
    <w:rsid w:val="1EFB100B"/>
    <w:rsid w:val="1F5C61FB"/>
    <w:rsid w:val="1F5F9EBD"/>
    <w:rsid w:val="1FD8E4DD"/>
    <w:rsid w:val="200D8F17"/>
    <w:rsid w:val="20267DD8"/>
    <w:rsid w:val="20783B7B"/>
    <w:rsid w:val="209357C3"/>
    <w:rsid w:val="20941153"/>
    <w:rsid w:val="20A1C990"/>
    <w:rsid w:val="210489BE"/>
    <w:rsid w:val="2191FD52"/>
    <w:rsid w:val="21C96B21"/>
    <w:rsid w:val="21DC42EF"/>
    <w:rsid w:val="2258DB70"/>
    <w:rsid w:val="2357F84F"/>
    <w:rsid w:val="238F6A13"/>
    <w:rsid w:val="23ABD1B6"/>
    <w:rsid w:val="23E09497"/>
    <w:rsid w:val="246C8F0B"/>
    <w:rsid w:val="249E21DD"/>
    <w:rsid w:val="24A69BA4"/>
    <w:rsid w:val="24E47267"/>
    <w:rsid w:val="25A06A77"/>
    <w:rsid w:val="25B80863"/>
    <w:rsid w:val="25CE4C6E"/>
    <w:rsid w:val="25E78C74"/>
    <w:rsid w:val="25FD10D0"/>
    <w:rsid w:val="262B5BD8"/>
    <w:rsid w:val="2638E041"/>
    <w:rsid w:val="2732349E"/>
    <w:rsid w:val="27C83468"/>
    <w:rsid w:val="27FE0B58"/>
    <w:rsid w:val="286D07D2"/>
    <w:rsid w:val="28AC0410"/>
    <w:rsid w:val="29546DEE"/>
    <w:rsid w:val="29BDB60C"/>
    <w:rsid w:val="29DA0B0E"/>
    <w:rsid w:val="2A189895"/>
    <w:rsid w:val="2A3DBCD1"/>
    <w:rsid w:val="2AE2C91C"/>
    <w:rsid w:val="2B16F5DD"/>
    <w:rsid w:val="2B6EC791"/>
    <w:rsid w:val="2BFBB35E"/>
    <w:rsid w:val="2C1BC8B4"/>
    <w:rsid w:val="2CB35E7E"/>
    <w:rsid w:val="2CCB65C8"/>
    <w:rsid w:val="2D4D4A5E"/>
    <w:rsid w:val="2D4EA230"/>
    <w:rsid w:val="2D672595"/>
    <w:rsid w:val="2D7A3078"/>
    <w:rsid w:val="2DA3A3CC"/>
    <w:rsid w:val="2E156306"/>
    <w:rsid w:val="2E420AA9"/>
    <w:rsid w:val="2EC536EE"/>
    <w:rsid w:val="2ED7498B"/>
    <w:rsid w:val="2F074A50"/>
    <w:rsid w:val="2F08E8C6"/>
    <w:rsid w:val="2F2AC971"/>
    <w:rsid w:val="2F451608"/>
    <w:rsid w:val="2F474090"/>
    <w:rsid w:val="2F531C13"/>
    <w:rsid w:val="2F9E83D5"/>
    <w:rsid w:val="2FA99884"/>
    <w:rsid w:val="2FCD35FA"/>
    <w:rsid w:val="305A867F"/>
    <w:rsid w:val="30B350D0"/>
    <w:rsid w:val="30F914BA"/>
    <w:rsid w:val="313A4D43"/>
    <w:rsid w:val="314EDF8B"/>
    <w:rsid w:val="31729153"/>
    <w:rsid w:val="31DBAB5C"/>
    <w:rsid w:val="3201A61F"/>
    <w:rsid w:val="32366C66"/>
    <w:rsid w:val="3258FA9D"/>
    <w:rsid w:val="32B77207"/>
    <w:rsid w:val="32D9AA72"/>
    <w:rsid w:val="33662A9A"/>
    <w:rsid w:val="351F1D33"/>
    <w:rsid w:val="35341176"/>
    <w:rsid w:val="3550332F"/>
    <w:rsid w:val="3565C116"/>
    <w:rsid w:val="35BB9F53"/>
    <w:rsid w:val="35CD45BC"/>
    <w:rsid w:val="3691154A"/>
    <w:rsid w:val="369541C3"/>
    <w:rsid w:val="369DBEA8"/>
    <w:rsid w:val="36AD5A9E"/>
    <w:rsid w:val="37C9415C"/>
    <w:rsid w:val="38062FE9"/>
    <w:rsid w:val="380A6391"/>
    <w:rsid w:val="3832FE8C"/>
    <w:rsid w:val="3841FB2F"/>
    <w:rsid w:val="38B8DAE5"/>
    <w:rsid w:val="38DF5054"/>
    <w:rsid w:val="38DF756E"/>
    <w:rsid w:val="38E170E2"/>
    <w:rsid w:val="3932B88D"/>
    <w:rsid w:val="39719D4D"/>
    <w:rsid w:val="39B4E172"/>
    <w:rsid w:val="39C61E94"/>
    <w:rsid w:val="39F2C923"/>
    <w:rsid w:val="3A029085"/>
    <w:rsid w:val="3ABD2CB6"/>
    <w:rsid w:val="3B237014"/>
    <w:rsid w:val="3B601715"/>
    <w:rsid w:val="3B6CC8F2"/>
    <w:rsid w:val="3B89E195"/>
    <w:rsid w:val="3C0E4C1F"/>
    <w:rsid w:val="3C2505CA"/>
    <w:rsid w:val="3C362801"/>
    <w:rsid w:val="3C6D2888"/>
    <w:rsid w:val="3CD57C63"/>
    <w:rsid w:val="3CF06FA8"/>
    <w:rsid w:val="3D651B4F"/>
    <w:rsid w:val="3D8F56D2"/>
    <w:rsid w:val="3D9CA612"/>
    <w:rsid w:val="3DB473E7"/>
    <w:rsid w:val="3E61C792"/>
    <w:rsid w:val="3E831D1E"/>
    <w:rsid w:val="3F3976AF"/>
    <w:rsid w:val="3FD06074"/>
    <w:rsid w:val="3FDFBC00"/>
    <w:rsid w:val="405EF7F2"/>
    <w:rsid w:val="40A3B058"/>
    <w:rsid w:val="40C2CA77"/>
    <w:rsid w:val="40D00A3F"/>
    <w:rsid w:val="411DA85B"/>
    <w:rsid w:val="4122B6E0"/>
    <w:rsid w:val="413E6532"/>
    <w:rsid w:val="416FA1A6"/>
    <w:rsid w:val="41DAAA7C"/>
    <w:rsid w:val="42239DB7"/>
    <w:rsid w:val="4274CA24"/>
    <w:rsid w:val="427DDFE8"/>
    <w:rsid w:val="42E38D99"/>
    <w:rsid w:val="42FCF312"/>
    <w:rsid w:val="4353D87D"/>
    <w:rsid w:val="43554CC4"/>
    <w:rsid w:val="43FAC701"/>
    <w:rsid w:val="442099A0"/>
    <w:rsid w:val="444B79F8"/>
    <w:rsid w:val="44522169"/>
    <w:rsid w:val="448EB6F3"/>
    <w:rsid w:val="44F73270"/>
    <w:rsid w:val="44FF10B3"/>
    <w:rsid w:val="4505B052"/>
    <w:rsid w:val="454D075B"/>
    <w:rsid w:val="45E4CD89"/>
    <w:rsid w:val="45E57B6F"/>
    <w:rsid w:val="45F00AE7"/>
    <w:rsid w:val="463048D0"/>
    <w:rsid w:val="463D97CB"/>
    <w:rsid w:val="464242D8"/>
    <w:rsid w:val="4652AB60"/>
    <w:rsid w:val="467D1F3F"/>
    <w:rsid w:val="46A047D4"/>
    <w:rsid w:val="46BE3A0F"/>
    <w:rsid w:val="474ABA69"/>
    <w:rsid w:val="484461E8"/>
    <w:rsid w:val="48BE2E73"/>
    <w:rsid w:val="4907B160"/>
    <w:rsid w:val="4944A7AF"/>
    <w:rsid w:val="4960B284"/>
    <w:rsid w:val="4971CC87"/>
    <w:rsid w:val="497862FD"/>
    <w:rsid w:val="49CFA489"/>
    <w:rsid w:val="49EC4D7F"/>
    <w:rsid w:val="49FD8056"/>
    <w:rsid w:val="4ACAFE7E"/>
    <w:rsid w:val="4AD77BA6"/>
    <w:rsid w:val="4B10FB8E"/>
    <w:rsid w:val="4B73364F"/>
    <w:rsid w:val="4B7A5DDF"/>
    <w:rsid w:val="4B97CB5D"/>
    <w:rsid w:val="4BBBE34D"/>
    <w:rsid w:val="4C232121"/>
    <w:rsid w:val="4C8B4457"/>
    <w:rsid w:val="4DB7C6C6"/>
    <w:rsid w:val="4DE049ED"/>
    <w:rsid w:val="4E6C2EF1"/>
    <w:rsid w:val="4E8583E0"/>
    <w:rsid w:val="4EC9666F"/>
    <w:rsid w:val="4ECC0D62"/>
    <w:rsid w:val="4F30F68B"/>
    <w:rsid w:val="4F5FCD73"/>
    <w:rsid w:val="4FB83D81"/>
    <w:rsid w:val="5114E156"/>
    <w:rsid w:val="513F5C61"/>
    <w:rsid w:val="5182CAEC"/>
    <w:rsid w:val="51A426DB"/>
    <w:rsid w:val="51D169F8"/>
    <w:rsid w:val="52349A8D"/>
    <w:rsid w:val="52FEB4D7"/>
    <w:rsid w:val="534F8E58"/>
    <w:rsid w:val="53846F2E"/>
    <w:rsid w:val="53955FB7"/>
    <w:rsid w:val="53CBE579"/>
    <w:rsid w:val="53D95ACA"/>
    <w:rsid w:val="53E6E0E9"/>
    <w:rsid w:val="543F7800"/>
    <w:rsid w:val="54B3D183"/>
    <w:rsid w:val="55403C6A"/>
    <w:rsid w:val="55DFD7DE"/>
    <w:rsid w:val="55FBA4EF"/>
    <w:rsid w:val="563573CC"/>
    <w:rsid w:val="5648D3AC"/>
    <w:rsid w:val="567E88D6"/>
    <w:rsid w:val="56FB5FD8"/>
    <w:rsid w:val="56FC344F"/>
    <w:rsid w:val="57121A1F"/>
    <w:rsid w:val="5720A289"/>
    <w:rsid w:val="57800108"/>
    <w:rsid w:val="57AED4B2"/>
    <w:rsid w:val="57DA7E64"/>
    <w:rsid w:val="57F07EB9"/>
    <w:rsid w:val="57FBB13D"/>
    <w:rsid w:val="58270998"/>
    <w:rsid w:val="58B85DBC"/>
    <w:rsid w:val="594C7268"/>
    <w:rsid w:val="59905226"/>
    <w:rsid w:val="599EB635"/>
    <w:rsid w:val="59A6C3BE"/>
    <w:rsid w:val="5A0C42CB"/>
    <w:rsid w:val="5A780612"/>
    <w:rsid w:val="5A8E279E"/>
    <w:rsid w:val="5AF6D4C7"/>
    <w:rsid w:val="5AFEA17C"/>
    <w:rsid w:val="5B625CAD"/>
    <w:rsid w:val="5B83B29B"/>
    <w:rsid w:val="5C500496"/>
    <w:rsid w:val="5C669768"/>
    <w:rsid w:val="5C7FE7ED"/>
    <w:rsid w:val="5C89A934"/>
    <w:rsid w:val="5CCF3A3E"/>
    <w:rsid w:val="5D1F9BCF"/>
    <w:rsid w:val="5D49C875"/>
    <w:rsid w:val="5DDA192F"/>
    <w:rsid w:val="5E0564F5"/>
    <w:rsid w:val="5E606CA4"/>
    <w:rsid w:val="5E949E45"/>
    <w:rsid w:val="5E9F0226"/>
    <w:rsid w:val="5E9FBC30"/>
    <w:rsid w:val="5FF06CC9"/>
    <w:rsid w:val="607FF5EB"/>
    <w:rsid w:val="60911663"/>
    <w:rsid w:val="60D53871"/>
    <w:rsid w:val="6112035A"/>
    <w:rsid w:val="611412EC"/>
    <w:rsid w:val="611FC0FA"/>
    <w:rsid w:val="61432A00"/>
    <w:rsid w:val="61C0C382"/>
    <w:rsid w:val="61D2CB86"/>
    <w:rsid w:val="62128627"/>
    <w:rsid w:val="6258F4D8"/>
    <w:rsid w:val="62A3AFEA"/>
    <w:rsid w:val="634861DF"/>
    <w:rsid w:val="640B51D8"/>
    <w:rsid w:val="64BA8F99"/>
    <w:rsid w:val="64BF1B7A"/>
    <w:rsid w:val="64D2EDE1"/>
    <w:rsid w:val="650ABD91"/>
    <w:rsid w:val="660BB383"/>
    <w:rsid w:val="66885B16"/>
    <w:rsid w:val="66D8B63D"/>
    <w:rsid w:val="66D910D9"/>
    <w:rsid w:val="66EC7E86"/>
    <w:rsid w:val="6755CD23"/>
    <w:rsid w:val="676A095F"/>
    <w:rsid w:val="6788A7E0"/>
    <w:rsid w:val="68023758"/>
    <w:rsid w:val="68C62AE1"/>
    <w:rsid w:val="68DA4F0F"/>
    <w:rsid w:val="6918354E"/>
    <w:rsid w:val="6920E3AB"/>
    <w:rsid w:val="694FA07F"/>
    <w:rsid w:val="69AA606A"/>
    <w:rsid w:val="69B26C6F"/>
    <w:rsid w:val="69BCFCB7"/>
    <w:rsid w:val="69E38D8E"/>
    <w:rsid w:val="6A895326"/>
    <w:rsid w:val="6A9C60B6"/>
    <w:rsid w:val="6B04B267"/>
    <w:rsid w:val="6B063233"/>
    <w:rsid w:val="6B2FB84A"/>
    <w:rsid w:val="6BBBA736"/>
    <w:rsid w:val="6BC067DF"/>
    <w:rsid w:val="6BE2A591"/>
    <w:rsid w:val="6C7834B7"/>
    <w:rsid w:val="6C885CDE"/>
    <w:rsid w:val="6C8CB399"/>
    <w:rsid w:val="6CC7A03A"/>
    <w:rsid w:val="6CF531B3"/>
    <w:rsid w:val="6D0F59E3"/>
    <w:rsid w:val="6D48525D"/>
    <w:rsid w:val="6D7F08B0"/>
    <w:rsid w:val="6DCCD9BD"/>
    <w:rsid w:val="6DDDFC99"/>
    <w:rsid w:val="6E0F0067"/>
    <w:rsid w:val="6E127794"/>
    <w:rsid w:val="6E18D7FD"/>
    <w:rsid w:val="6E7217B9"/>
    <w:rsid w:val="6E7EAF58"/>
    <w:rsid w:val="6EC09F1E"/>
    <w:rsid w:val="6F797DED"/>
    <w:rsid w:val="6F941DB2"/>
    <w:rsid w:val="6FE4089F"/>
    <w:rsid w:val="6FE4582B"/>
    <w:rsid w:val="6FFF15C2"/>
    <w:rsid w:val="70094659"/>
    <w:rsid w:val="7011A11E"/>
    <w:rsid w:val="7014FAB0"/>
    <w:rsid w:val="704F4FE8"/>
    <w:rsid w:val="705BE7E1"/>
    <w:rsid w:val="70B56151"/>
    <w:rsid w:val="70C49F73"/>
    <w:rsid w:val="7154BB22"/>
    <w:rsid w:val="71922447"/>
    <w:rsid w:val="71AFB038"/>
    <w:rsid w:val="7202E7C2"/>
    <w:rsid w:val="7254E2F6"/>
    <w:rsid w:val="7282D44A"/>
    <w:rsid w:val="72C8A1E0"/>
    <w:rsid w:val="73D62094"/>
    <w:rsid w:val="73E97D5B"/>
    <w:rsid w:val="73FCAFEB"/>
    <w:rsid w:val="74021B6F"/>
    <w:rsid w:val="7454863C"/>
    <w:rsid w:val="74563B62"/>
    <w:rsid w:val="7458D7F1"/>
    <w:rsid w:val="747ABEDE"/>
    <w:rsid w:val="747FB109"/>
    <w:rsid w:val="74896F56"/>
    <w:rsid w:val="751CAE3A"/>
    <w:rsid w:val="754166EC"/>
    <w:rsid w:val="75B4B680"/>
    <w:rsid w:val="7665CF81"/>
    <w:rsid w:val="76E14ADF"/>
    <w:rsid w:val="787D1B40"/>
    <w:rsid w:val="789F891B"/>
    <w:rsid w:val="7966ED61"/>
    <w:rsid w:val="796959A0"/>
    <w:rsid w:val="797A2849"/>
    <w:rsid w:val="79DABDE0"/>
    <w:rsid w:val="7A1A0AF7"/>
    <w:rsid w:val="7A2E5CBB"/>
    <w:rsid w:val="7AD7235A"/>
    <w:rsid w:val="7B4ECD09"/>
    <w:rsid w:val="7B596AD0"/>
    <w:rsid w:val="7C2B1851"/>
    <w:rsid w:val="7C68284F"/>
    <w:rsid w:val="7C85BB82"/>
    <w:rsid w:val="7CA75005"/>
    <w:rsid w:val="7CAEC76D"/>
    <w:rsid w:val="7CF62824"/>
    <w:rsid w:val="7D0ABEBA"/>
    <w:rsid w:val="7D3500A6"/>
    <w:rsid w:val="7D5D23EC"/>
    <w:rsid w:val="7D97EA1C"/>
    <w:rsid w:val="7E0B01CF"/>
    <w:rsid w:val="7F3FE0F2"/>
    <w:rsid w:val="7F567E54"/>
    <w:rsid w:val="7FE0E2D9"/>
  </w:rsids>
  <m:mathPr>
    <m:mathFont m:val="Cambria Math"/>
    <m:brkBin m:val="before"/>
    <m:brkBinSub m:val="--"/>
    <m:smallFrac m:val="0"/>
    <m:dispDef/>
    <m:lMargin m:val="0"/>
    <m:rMargin m:val="0"/>
    <m:defJc m:val="centerGroup"/>
    <m:wrapIndent m:val="1440"/>
    <m:intLim m:val="subSup"/>
    <m:naryLim m:val="undOvr"/>
  </m:mathPr>
  <w:themeFontLang w:val="sv-FI"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D2AD38"/>
  <w15:chartTrackingRefBased/>
  <w15:docId w15:val="{C14F061A-F7C0-3A46-8A90-424CC04D43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sv-FI"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7FA1"/>
    <w:pPr>
      <w:spacing w:line="360" w:lineRule="auto"/>
      <w:jc w:val="both"/>
    </w:pPr>
    <w:rPr>
      <w:rFonts w:ascii="Times New Roman" w:hAnsi="Times New Roman"/>
      <w:sz w:val="24"/>
      <w:lang w:val="en-US"/>
    </w:rPr>
  </w:style>
  <w:style w:type="paragraph" w:styleId="Heading1">
    <w:name w:val="heading 1"/>
    <w:basedOn w:val="Normal"/>
    <w:next w:val="Normal"/>
    <w:link w:val="Heading1Char"/>
    <w:uiPriority w:val="9"/>
    <w:qFormat/>
    <w:rsid w:val="004C2A85"/>
    <w:pPr>
      <w:keepNext/>
      <w:keepLines/>
      <w:numPr>
        <w:numId w:val="1"/>
      </w:numPr>
      <w:spacing w:before="240" w:after="0"/>
      <w:outlineLvl w:val="0"/>
    </w:pPr>
    <w:rPr>
      <w:rFonts w:eastAsiaTheme="majorEastAsia" w:cstheme="majorBidi"/>
      <w:sz w:val="32"/>
      <w:szCs w:val="32"/>
    </w:rPr>
  </w:style>
  <w:style w:type="paragraph" w:styleId="Heading2">
    <w:name w:val="heading 2"/>
    <w:basedOn w:val="Normal"/>
    <w:next w:val="Normal"/>
    <w:link w:val="Heading2Char"/>
    <w:uiPriority w:val="9"/>
    <w:unhideWhenUsed/>
    <w:qFormat/>
    <w:rsid w:val="003D2DB2"/>
    <w:pPr>
      <w:keepNext/>
      <w:keepLines/>
      <w:numPr>
        <w:ilvl w:val="1"/>
        <w:numId w:val="1"/>
      </w:numPr>
      <w:spacing w:before="40" w:after="0"/>
      <w:outlineLvl w:val="1"/>
    </w:pPr>
    <w:rPr>
      <w:rFonts w:eastAsiaTheme="majorEastAsia" w:cstheme="majorBidi"/>
      <w:szCs w:val="26"/>
    </w:rPr>
  </w:style>
  <w:style w:type="paragraph" w:styleId="Heading3">
    <w:name w:val="heading 3"/>
    <w:basedOn w:val="Normal"/>
    <w:next w:val="Normal"/>
    <w:link w:val="Heading3Char"/>
    <w:uiPriority w:val="9"/>
    <w:unhideWhenUsed/>
    <w:qFormat/>
    <w:rsid w:val="00534565"/>
    <w:pPr>
      <w:keepNext/>
      <w:keepLines/>
      <w:numPr>
        <w:ilvl w:val="2"/>
        <w:numId w:val="1"/>
      </w:numPr>
      <w:spacing w:before="40" w:after="0"/>
      <w:outlineLvl w:val="2"/>
    </w:pPr>
    <w:rPr>
      <w:rFonts w:asciiTheme="majorHAnsi" w:eastAsiaTheme="majorEastAsia" w:hAnsiTheme="majorHAnsi" w:cstheme="majorBidi"/>
      <w:color w:val="1F3763" w:themeColor="accent1" w:themeShade="7F"/>
      <w:szCs w:val="24"/>
    </w:rPr>
  </w:style>
  <w:style w:type="paragraph" w:styleId="Heading4">
    <w:name w:val="heading 4"/>
    <w:basedOn w:val="Normal"/>
    <w:next w:val="Normal"/>
    <w:link w:val="Heading4Char"/>
    <w:uiPriority w:val="9"/>
    <w:unhideWhenUsed/>
    <w:qFormat/>
    <w:rsid w:val="00534565"/>
    <w:pPr>
      <w:keepNext/>
      <w:keepLines/>
      <w:numPr>
        <w:ilvl w:val="3"/>
        <w:numId w:val="1"/>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534565"/>
    <w:pPr>
      <w:keepNext/>
      <w:keepLines/>
      <w:numPr>
        <w:ilvl w:val="4"/>
        <w:numId w:val="1"/>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534565"/>
    <w:pPr>
      <w:keepNext/>
      <w:keepLines/>
      <w:numPr>
        <w:ilvl w:val="5"/>
        <w:numId w:val="1"/>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534565"/>
    <w:pPr>
      <w:keepNext/>
      <w:keepLines/>
      <w:numPr>
        <w:ilvl w:val="6"/>
        <w:numId w:val="1"/>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534565"/>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534565"/>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C2A85"/>
    <w:pPr>
      <w:spacing w:after="0" w:line="240" w:lineRule="auto"/>
      <w:contextualSpacing/>
    </w:pPr>
    <w:rPr>
      <w:rFonts w:eastAsiaTheme="majorEastAsia" w:cstheme="majorBidi"/>
      <w:spacing w:val="-10"/>
      <w:kern w:val="28"/>
      <w:sz w:val="56"/>
      <w:szCs w:val="56"/>
    </w:rPr>
  </w:style>
  <w:style w:type="character" w:customStyle="1" w:styleId="TitleChar">
    <w:name w:val="Title Char"/>
    <w:basedOn w:val="DefaultParagraphFont"/>
    <w:link w:val="Title"/>
    <w:uiPriority w:val="10"/>
    <w:rsid w:val="004C2A85"/>
    <w:rPr>
      <w:rFonts w:ascii="Times New Roman" w:eastAsiaTheme="majorEastAsia" w:hAnsi="Times New Roman" w:cstheme="majorBidi"/>
      <w:spacing w:val="-10"/>
      <w:kern w:val="28"/>
      <w:sz w:val="56"/>
      <w:szCs w:val="56"/>
    </w:rPr>
  </w:style>
  <w:style w:type="character" w:customStyle="1" w:styleId="Heading1Char">
    <w:name w:val="Heading 1 Char"/>
    <w:basedOn w:val="DefaultParagraphFont"/>
    <w:link w:val="Heading1"/>
    <w:uiPriority w:val="9"/>
    <w:rsid w:val="004C2A85"/>
    <w:rPr>
      <w:rFonts w:ascii="Times New Roman" w:eastAsiaTheme="majorEastAsia" w:hAnsi="Times New Roman" w:cstheme="majorBidi"/>
      <w:sz w:val="32"/>
      <w:szCs w:val="32"/>
    </w:rPr>
  </w:style>
  <w:style w:type="character" w:customStyle="1" w:styleId="Heading2Char">
    <w:name w:val="Heading 2 Char"/>
    <w:basedOn w:val="DefaultParagraphFont"/>
    <w:link w:val="Heading2"/>
    <w:uiPriority w:val="9"/>
    <w:rsid w:val="003D2DB2"/>
    <w:rPr>
      <w:rFonts w:ascii="Times New Roman" w:eastAsiaTheme="majorEastAsia" w:hAnsi="Times New Roman" w:cstheme="majorBidi"/>
      <w:sz w:val="24"/>
      <w:szCs w:val="26"/>
    </w:rPr>
  </w:style>
  <w:style w:type="character" w:customStyle="1" w:styleId="Heading3Char">
    <w:name w:val="Heading 3 Char"/>
    <w:basedOn w:val="DefaultParagraphFont"/>
    <w:link w:val="Heading3"/>
    <w:uiPriority w:val="9"/>
    <w:rsid w:val="00534565"/>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534565"/>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534565"/>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534565"/>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534565"/>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534565"/>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534565"/>
    <w:rPr>
      <w:rFonts w:asciiTheme="majorHAnsi" w:eastAsiaTheme="majorEastAsia" w:hAnsiTheme="majorHAnsi" w:cstheme="majorBidi"/>
      <w:i/>
      <w:iCs/>
      <w:color w:val="272727" w:themeColor="text1" w:themeTint="D8"/>
      <w:sz w:val="21"/>
      <w:szCs w:val="21"/>
    </w:rPr>
  </w:style>
  <w:style w:type="paragraph" w:styleId="FootnoteText">
    <w:name w:val="footnote text"/>
    <w:basedOn w:val="Normal"/>
    <w:link w:val="FootnoteTextChar"/>
    <w:uiPriority w:val="99"/>
    <w:semiHidden/>
    <w:unhideWhenUsed/>
    <w:rsid w:val="00682DCA"/>
    <w:pPr>
      <w:spacing w:after="0" w:line="240" w:lineRule="auto"/>
    </w:pPr>
    <w:rPr>
      <w:kern w:val="0"/>
      <w:sz w:val="20"/>
      <w:szCs w:val="20"/>
      <w14:ligatures w14:val="none"/>
    </w:rPr>
  </w:style>
  <w:style w:type="character" w:customStyle="1" w:styleId="FootnoteTextChar">
    <w:name w:val="Footnote Text Char"/>
    <w:basedOn w:val="DefaultParagraphFont"/>
    <w:link w:val="FootnoteText"/>
    <w:uiPriority w:val="99"/>
    <w:semiHidden/>
    <w:rsid w:val="00682DCA"/>
    <w:rPr>
      <w:kern w:val="0"/>
      <w:sz w:val="20"/>
      <w:szCs w:val="20"/>
      <w14:ligatures w14:val="none"/>
    </w:rPr>
  </w:style>
  <w:style w:type="character" w:styleId="FootnoteReference">
    <w:name w:val="footnote reference"/>
    <w:basedOn w:val="DefaultParagraphFont"/>
    <w:uiPriority w:val="99"/>
    <w:semiHidden/>
    <w:unhideWhenUsed/>
    <w:rsid w:val="00682DCA"/>
    <w:rPr>
      <w:vertAlign w:val="superscript"/>
    </w:rPr>
  </w:style>
  <w:style w:type="paragraph" w:styleId="NoSpacing">
    <w:name w:val="No Spacing"/>
    <w:uiPriority w:val="1"/>
    <w:qFormat/>
    <w:rsid w:val="00682DCA"/>
    <w:pPr>
      <w:spacing w:after="0" w:line="240" w:lineRule="auto"/>
    </w:pPr>
    <w:rPr>
      <w:rFonts w:ascii="Times New Roman" w:hAnsi="Times New Roman"/>
      <w:kern w:val="0"/>
      <w:sz w:val="24"/>
      <w14:ligatures w14:val="none"/>
    </w:rPr>
  </w:style>
  <w:style w:type="character" w:styleId="CommentReference">
    <w:name w:val="annotation reference"/>
    <w:basedOn w:val="DefaultParagraphFont"/>
    <w:uiPriority w:val="99"/>
    <w:semiHidden/>
    <w:unhideWhenUsed/>
    <w:rsid w:val="005B4C01"/>
    <w:rPr>
      <w:sz w:val="16"/>
      <w:szCs w:val="16"/>
    </w:rPr>
  </w:style>
  <w:style w:type="paragraph" w:styleId="CommentText">
    <w:name w:val="annotation text"/>
    <w:basedOn w:val="Normal"/>
    <w:link w:val="CommentTextChar"/>
    <w:uiPriority w:val="99"/>
    <w:unhideWhenUsed/>
    <w:rsid w:val="005B4C01"/>
    <w:pPr>
      <w:spacing w:line="240" w:lineRule="auto"/>
    </w:pPr>
    <w:rPr>
      <w:sz w:val="20"/>
      <w:szCs w:val="20"/>
    </w:rPr>
  </w:style>
  <w:style w:type="character" w:customStyle="1" w:styleId="CommentTextChar">
    <w:name w:val="Comment Text Char"/>
    <w:basedOn w:val="DefaultParagraphFont"/>
    <w:link w:val="CommentText"/>
    <w:uiPriority w:val="99"/>
    <w:rsid w:val="005B4C01"/>
    <w:rPr>
      <w:sz w:val="20"/>
      <w:szCs w:val="20"/>
    </w:rPr>
  </w:style>
  <w:style w:type="paragraph" w:styleId="CommentSubject">
    <w:name w:val="annotation subject"/>
    <w:basedOn w:val="CommentText"/>
    <w:next w:val="CommentText"/>
    <w:link w:val="CommentSubjectChar"/>
    <w:uiPriority w:val="99"/>
    <w:semiHidden/>
    <w:unhideWhenUsed/>
    <w:rsid w:val="005B4C01"/>
    <w:rPr>
      <w:b/>
      <w:bCs/>
    </w:rPr>
  </w:style>
  <w:style w:type="character" w:customStyle="1" w:styleId="CommentSubjectChar">
    <w:name w:val="Comment Subject Char"/>
    <w:basedOn w:val="CommentTextChar"/>
    <w:link w:val="CommentSubject"/>
    <w:uiPriority w:val="99"/>
    <w:semiHidden/>
    <w:rsid w:val="005B4C01"/>
    <w:rPr>
      <w:b/>
      <w:bCs/>
      <w:sz w:val="20"/>
      <w:szCs w:val="20"/>
    </w:rPr>
  </w:style>
  <w:style w:type="character" w:styleId="Hyperlink">
    <w:name w:val="Hyperlink"/>
    <w:basedOn w:val="DefaultParagraphFont"/>
    <w:uiPriority w:val="99"/>
    <w:unhideWhenUsed/>
    <w:rsid w:val="00B70F62"/>
    <w:rPr>
      <w:color w:val="0563C1" w:themeColor="hyperlink"/>
      <w:u w:val="single"/>
    </w:rPr>
  </w:style>
  <w:style w:type="paragraph" w:styleId="Header">
    <w:name w:val="header"/>
    <w:basedOn w:val="Normal"/>
    <w:link w:val="HeaderChar"/>
    <w:uiPriority w:val="99"/>
    <w:unhideWhenUsed/>
    <w:rsid w:val="001C69BB"/>
    <w:pPr>
      <w:tabs>
        <w:tab w:val="center" w:pos="4536"/>
        <w:tab w:val="right" w:pos="9072"/>
      </w:tabs>
      <w:spacing w:after="0" w:line="240" w:lineRule="auto"/>
    </w:pPr>
  </w:style>
  <w:style w:type="character" w:customStyle="1" w:styleId="HeaderChar">
    <w:name w:val="Header Char"/>
    <w:basedOn w:val="DefaultParagraphFont"/>
    <w:link w:val="Header"/>
    <w:uiPriority w:val="99"/>
    <w:rsid w:val="001C69BB"/>
    <w:rPr>
      <w:rFonts w:ascii="Times New Roman" w:hAnsi="Times New Roman"/>
      <w:sz w:val="24"/>
    </w:rPr>
  </w:style>
  <w:style w:type="paragraph" w:styleId="Footer">
    <w:name w:val="footer"/>
    <w:basedOn w:val="Normal"/>
    <w:link w:val="FooterChar"/>
    <w:uiPriority w:val="99"/>
    <w:unhideWhenUsed/>
    <w:rsid w:val="001C69BB"/>
    <w:pPr>
      <w:tabs>
        <w:tab w:val="center" w:pos="4536"/>
        <w:tab w:val="right" w:pos="9072"/>
      </w:tabs>
      <w:spacing w:after="0" w:line="240" w:lineRule="auto"/>
    </w:pPr>
  </w:style>
  <w:style w:type="character" w:customStyle="1" w:styleId="FooterChar">
    <w:name w:val="Footer Char"/>
    <w:basedOn w:val="DefaultParagraphFont"/>
    <w:link w:val="Footer"/>
    <w:uiPriority w:val="99"/>
    <w:rsid w:val="001C69BB"/>
    <w:rPr>
      <w:rFonts w:ascii="Times New Roman" w:hAnsi="Times New Roman"/>
      <w:sz w:val="24"/>
    </w:rPr>
  </w:style>
  <w:style w:type="paragraph" w:styleId="Bibliography">
    <w:name w:val="Bibliography"/>
    <w:basedOn w:val="Normal"/>
    <w:next w:val="Normal"/>
    <w:uiPriority w:val="37"/>
    <w:unhideWhenUsed/>
    <w:rsid w:val="00671803"/>
    <w:pPr>
      <w:spacing w:after="0" w:line="240" w:lineRule="auto"/>
      <w:ind w:left="720" w:hanging="720"/>
    </w:pPr>
  </w:style>
  <w:style w:type="paragraph" w:styleId="Revision">
    <w:name w:val="Revision"/>
    <w:hidden/>
    <w:uiPriority w:val="99"/>
    <w:semiHidden/>
    <w:rsid w:val="00B00F9B"/>
    <w:pPr>
      <w:spacing w:after="0" w:line="240" w:lineRule="auto"/>
    </w:pPr>
    <w:rPr>
      <w:rFonts w:ascii="Times New Roman" w:hAnsi="Times New Roman"/>
      <w:sz w:val="24"/>
    </w:rPr>
  </w:style>
  <w:style w:type="paragraph" w:styleId="ListParagraph">
    <w:name w:val="List Paragraph"/>
    <w:basedOn w:val="Normal"/>
    <w:uiPriority w:val="34"/>
    <w:qFormat/>
    <w:rsid w:val="00501E94"/>
    <w:pPr>
      <w:ind w:left="720"/>
      <w:contextualSpacing/>
    </w:pPr>
  </w:style>
  <w:style w:type="character" w:styleId="PlaceholderText">
    <w:name w:val="Placeholder Text"/>
    <w:basedOn w:val="DefaultParagraphFont"/>
    <w:uiPriority w:val="99"/>
    <w:semiHidden/>
    <w:rsid w:val="00501E94"/>
    <w:rPr>
      <w:color w:val="808080"/>
    </w:rPr>
  </w:style>
  <w:style w:type="paragraph" w:styleId="NormalWeb">
    <w:name w:val="Normal (Web)"/>
    <w:basedOn w:val="Normal"/>
    <w:uiPriority w:val="99"/>
    <w:semiHidden/>
    <w:unhideWhenUsed/>
    <w:rsid w:val="00DF12CB"/>
    <w:pPr>
      <w:spacing w:before="100" w:beforeAutospacing="1" w:after="100" w:afterAutospacing="1" w:line="240" w:lineRule="auto"/>
      <w:jc w:val="left"/>
    </w:pPr>
    <w:rPr>
      <w:rFonts w:eastAsia="Times New Roman" w:cs="Times New Roman"/>
      <w:kern w:val="0"/>
      <w:szCs w:val="24"/>
      <w14:ligatures w14:val="none"/>
    </w:rPr>
  </w:style>
  <w:style w:type="table" w:styleId="TableGrid">
    <w:name w:val="Table Grid"/>
    <w:basedOn w:val="TableNormal"/>
    <w:uiPriority w:val="39"/>
    <w:rsid w:val="000E7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6D18C6"/>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A699A"/>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096745">
      <w:bodyDiv w:val="1"/>
      <w:marLeft w:val="0"/>
      <w:marRight w:val="0"/>
      <w:marTop w:val="0"/>
      <w:marBottom w:val="0"/>
      <w:divBdr>
        <w:top w:val="none" w:sz="0" w:space="0" w:color="auto"/>
        <w:left w:val="none" w:sz="0" w:space="0" w:color="auto"/>
        <w:bottom w:val="none" w:sz="0" w:space="0" w:color="auto"/>
        <w:right w:val="none" w:sz="0" w:space="0" w:color="auto"/>
      </w:divBdr>
    </w:div>
    <w:div w:id="23362428">
      <w:bodyDiv w:val="1"/>
      <w:marLeft w:val="0"/>
      <w:marRight w:val="0"/>
      <w:marTop w:val="0"/>
      <w:marBottom w:val="0"/>
      <w:divBdr>
        <w:top w:val="none" w:sz="0" w:space="0" w:color="auto"/>
        <w:left w:val="none" w:sz="0" w:space="0" w:color="auto"/>
        <w:bottom w:val="none" w:sz="0" w:space="0" w:color="auto"/>
        <w:right w:val="none" w:sz="0" w:space="0" w:color="auto"/>
      </w:divBdr>
    </w:div>
    <w:div w:id="31540865">
      <w:bodyDiv w:val="1"/>
      <w:marLeft w:val="0"/>
      <w:marRight w:val="0"/>
      <w:marTop w:val="0"/>
      <w:marBottom w:val="0"/>
      <w:divBdr>
        <w:top w:val="none" w:sz="0" w:space="0" w:color="auto"/>
        <w:left w:val="none" w:sz="0" w:space="0" w:color="auto"/>
        <w:bottom w:val="none" w:sz="0" w:space="0" w:color="auto"/>
        <w:right w:val="none" w:sz="0" w:space="0" w:color="auto"/>
      </w:divBdr>
    </w:div>
    <w:div w:id="38749989">
      <w:bodyDiv w:val="1"/>
      <w:marLeft w:val="0"/>
      <w:marRight w:val="0"/>
      <w:marTop w:val="0"/>
      <w:marBottom w:val="0"/>
      <w:divBdr>
        <w:top w:val="none" w:sz="0" w:space="0" w:color="auto"/>
        <w:left w:val="none" w:sz="0" w:space="0" w:color="auto"/>
        <w:bottom w:val="none" w:sz="0" w:space="0" w:color="auto"/>
        <w:right w:val="none" w:sz="0" w:space="0" w:color="auto"/>
      </w:divBdr>
    </w:div>
    <w:div w:id="42945098">
      <w:bodyDiv w:val="1"/>
      <w:marLeft w:val="0"/>
      <w:marRight w:val="0"/>
      <w:marTop w:val="0"/>
      <w:marBottom w:val="0"/>
      <w:divBdr>
        <w:top w:val="none" w:sz="0" w:space="0" w:color="auto"/>
        <w:left w:val="none" w:sz="0" w:space="0" w:color="auto"/>
        <w:bottom w:val="none" w:sz="0" w:space="0" w:color="auto"/>
        <w:right w:val="none" w:sz="0" w:space="0" w:color="auto"/>
      </w:divBdr>
    </w:div>
    <w:div w:id="48039185">
      <w:bodyDiv w:val="1"/>
      <w:marLeft w:val="0"/>
      <w:marRight w:val="0"/>
      <w:marTop w:val="0"/>
      <w:marBottom w:val="0"/>
      <w:divBdr>
        <w:top w:val="none" w:sz="0" w:space="0" w:color="auto"/>
        <w:left w:val="none" w:sz="0" w:space="0" w:color="auto"/>
        <w:bottom w:val="none" w:sz="0" w:space="0" w:color="auto"/>
        <w:right w:val="none" w:sz="0" w:space="0" w:color="auto"/>
      </w:divBdr>
    </w:div>
    <w:div w:id="49428020">
      <w:bodyDiv w:val="1"/>
      <w:marLeft w:val="0"/>
      <w:marRight w:val="0"/>
      <w:marTop w:val="0"/>
      <w:marBottom w:val="0"/>
      <w:divBdr>
        <w:top w:val="none" w:sz="0" w:space="0" w:color="auto"/>
        <w:left w:val="none" w:sz="0" w:space="0" w:color="auto"/>
        <w:bottom w:val="none" w:sz="0" w:space="0" w:color="auto"/>
        <w:right w:val="none" w:sz="0" w:space="0" w:color="auto"/>
      </w:divBdr>
    </w:div>
    <w:div w:id="62945571">
      <w:bodyDiv w:val="1"/>
      <w:marLeft w:val="0"/>
      <w:marRight w:val="0"/>
      <w:marTop w:val="0"/>
      <w:marBottom w:val="0"/>
      <w:divBdr>
        <w:top w:val="none" w:sz="0" w:space="0" w:color="auto"/>
        <w:left w:val="none" w:sz="0" w:space="0" w:color="auto"/>
        <w:bottom w:val="none" w:sz="0" w:space="0" w:color="auto"/>
        <w:right w:val="none" w:sz="0" w:space="0" w:color="auto"/>
      </w:divBdr>
    </w:div>
    <w:div w:id="63383063">
      <w:bodyDiv w:val="1"/>
      <w:marLeft w:val="0"/>
      <w:marRight w:val="0"/>
      <w:marTop w:val="0"/>
      <w:marBottom w:val="0"/>
      <w:divBdr>
        <w:top w:val="none" w:sz="0" w:space="0" w:color="auto"/>
        <w:left w:val="none" w:sz="0" w:space="0" w:color="auto"/>
        <w:bottom w:val="none" w:sz="0" w:space="0" w:color="auto"/>
        <w:right w:val="none" w:sz="0" w:space="0" w:color="auto"/>
      </w:divBdr>
    </w:div>
    <w:div w:id="70390965">
      <w:bodyDiv w:val="1"/>
      <w:marLeft w:val="0"/>
      <w:marRight w:val="0"/>
      <w:marTop w:val="0"/>
      <w:marBottom w:val="0"/>
      <w:divBdr>
        <w:top w:val="none" w:sz="0" w:space="0" w:color="auto"/>
        <w:left w:val="none" w:sz="0" w:space="0" w:color="auto"/>
        <w:bottom w:val="none" w:sz="0" w:space="0" w:color="auto"/>
        <w:right w:val="none" w:sz="0" w:space="0" w:color="auto"/>
      </w:divBdr>
    </w:div>
    <w:div w:id="86510338">
      <w:bodyDiv w:val="1"/>
      <w:marLeft w:val="0"/>
      <w:marRight w:val="0"/>
      <w:marTop w:val="0"/>
      <w:marBottom w:val="0"/>
      <w:divBdr>
        <w:top w:val="none" w:sz="0" w:space="0" w:color="auto"/>
        <w:left w:val="none" w:sz="0" w:space="0" w:color="auto"/>
        <w:bottom w:val="none" w:sz="0" w:space="0" w:color="auto"/>
        <w:right w:val="none" w:sz="0" w:space="0" w:color="auto"/>
      </w:divBdr>
    </w:div>
    <w:div w:id="95903933">
      <w:bodyDiv w:val="1"/>
      <w:marLeft w:val="0"/>
      <w:marRight w:val="0"/>
      <w:marTop w:val="0"/>
      <w:marBottom w:val="0"/>
      <w:divBdr>
        <w:top w:val="none" w:sz="0" w:space="0" w:color="auto"/>
        <w:left w:val="none" w:sz="0" w:space="0" w:color="auto"/>
        <w:bottom w:val="none" w:sz="0" w:space="0" w:color="auto"/>
        <w:right w:val="none" w:sz="0" w:space="0" w:color="auto"/>
      </w:divBdr>
    </w:div>
    <w:div w:id="98183398">
      <w:bodyDiv w:val="1"/>
      <w:marLeft w:val="0"/>
      <w:marRight w:val="0"/>
      <w:marTop w:val="0"/>
      <w:marBottom w:val="0"/>
      <w:divBdr>
        <w:top w:val="none" w:sz="0" w:space="0" w:color="auto"/>
        <w:left w:val="none" w:sz="0" w:space="0" w:color="auto"/>
        <w:bottom w:val="none" w:sz="0" w:space="0" w:color="auto"/>
        <w:right w:val="none" w:sz="0" w:space="0" w:color="auto"/>
      </w:divBdr>
    </w:div>
    <w:div w:id="148594562">
      <w:bodyDiv w:val="1"/>
      <w:marLeft w:val="0"/>
      <w:marRight w:val="0"/>
      <w:marTop w:val="0"/>
      <w:marBottom w:val="0"/>
      <w:divBdr>
        <w:top w:val="none" w:sz="0" w:space="0" w:color="auto"/>
        <w:left w:val="none" w:sz="0" w:space="0" w:color="auto"/>
        <w:bottom w:val="none" w:sz="0" w:space="0" w:color="auto"/>
        <w:right w:val="none" w:sz="0" w:space="0" w:color="auto"/>
      </w:divBdr>
    </w:div>
    <w:div w:id="156774966">
      <w:bodyDiv w:val="1"/>
      <w:marLeft w:val="0"/>
      <w:marRight w:val="0"/>
      <w:marTop w:val="0"/>
      <w:marBottom w:val="0"/>
      <w:divBdr>
        <w:top w:val="none" w:sz="0" w:space="0" w:color="auto"/>
        <w:left w:val="none" w:sz="0" w:space="0" w:color="auto"/>
        <w:bottom w:val="none" w:sz="0" w:space="0" w:color="auto"/>
        <w:right w:val="none" w:sz="0" w:space="0" w:color="auto"/>
      </w:divBdr>
    </w:div>
    <w:div w:id="161162611">
      <w:bodyDiv w:val="1"/>
      <w:marLeft w:val="0"/>
      <w:marRight w:val="0"/>
      <w:marTop w:val="0"/>
      <w:marBottom w:val="0"/>
      <w:divBdr>
        <w:top w:val="none" w:sz="0" w:space="0" w:color="auto"/>
        <w:left w:val="none" w:sz="0" w:space="0" w:color="auto"/>
        <w:bottom w:val="none" w:sz="0" w:space="0" w:color="auto"/>
        <w:right w:val="none" w:sz="0" w:space="0" w:color="auto"/>
      </w:divBdr>
    </w:div>
    <w:div w:id="179127073">
      <w:bodyDiv w:val="1"/>
      <w:marLeft w:val="0"/>
      <w:marRight w:val="0"/>
      <w:marTop w:val="0"/>
      <w:marBottom w:val="0"/>
      <w:divBdr>
        <w:top w:val="none" w:sz="0" w:space="0" w:color="auto"/>
        <w:left w:val="none" w:sz="0" w:space="0" w:color="auto"/>
        <w:bottom w:val="none" w:sz="0" w:space="0" w:color="auto"/>
        <w:right w:val="none" w:sz="0" w:space="0" w:color="auto"/>
      </w:divBdr>
    </w:div>
    <w:div w:id="195243664">
      <w:bodyDiv w:val="1"/>
      <w:marLeft w:val="0"/>
      <w:marRight w:val="0"/>
      <w:marTop w:val="0"/>
      <w:marBottom w:val="0"/>
      <w:divBdr>
        <w:top w:val="none" w:sz="0" w:space="0" w:color="auto"/>
        <w:left w:val="none" w:sz="0" w:space="0" w:color="auto"/>
        <w:bottom w:val="none" w:sz="0" w:space="0" w:color="auto"/>
        <w:right w:val="none" w:sz="0" w:space="0" w:color="auto"/>
      </w:divBdr>
    </w:div>
    <w:div w:id="199057253">
      <w:bodyDiv w:val="1"/>
      <w:marLeft w:val="0"/>
      <w:marRight w:val="0"/>
      <w:marTop w:val="0"/>
      <w:marBottom w:val="0"/>
      <w:divBdr>
        <w:top w:val="none" w:sz="0" w:space="0" w:color="auto"/>
        <w:left w:val="none" w:sz="0" w:space="0" w:color="auto"/>
        <w:bottom w:val="none" w:sz="0" w:space="0" w:color="auto"/>
        <w:right w:val="none" w:sz="0" w:space="0" w:color="auto"/>
      </w:divBdr>
    </w:div>
    <w:div w:id="214435455">
      <w:bodyDiv w:val="1"/>
      <w:marLeft w:val="0"/>
      <w:marRight w:val="0"/>
      <w:marTop w:val="0"/>
      <w:marBottom w:val="0"/>
      <w:divBdr>
        <w:top w:val="none" w:sz="0" w:space="0" w:color="auto"/>
        <w:left w:val="none" w:sz="0" w:space="0" w:color="auto"/>
        <w:bottom w:val="none" w:sz="0" w:space="0" w:color="auto"/>
        <w:right w:val="none" w:sz="0" w:space="0" w:color="auto"/>
      </w:divBdr>
    </w:div>
    <w:div w:id="224032819">
      <w:bodyDiv w:val="1"/>
      <w:marLeft w:val="0"/>
      <w:marRight w:val="0"/>
      <w:marTop w:val="0"/>
      <w:marBottom w:val="0"/>
      <w:divBdr>
        <w:top w:val="none" w:sz="0" w:space="0" w:color="auto"/>
        <w:left w:val="none" w:sz="0" w:space="0" w:color="auto"/>
        <w:bottom w:val="none" w:sz="0" w:space="0" w:color="auto"/>
        <w:right w:val="none" w:sz="0" w:space="0" w:color="auto"/>
      </w:divBdr>
    </w:div>
    <w:div w:id="232008309">
      <w:bodyDiv w:val="1"/>
      <w:marLeft w:val="0"/>
      <w:marRight w:val="0"/>
      <w:marTop w:val="0"/>
      <w:marBottom w:val="0"/>
      <w:divBdr>
        <w:top w:val="none" w:sz="0" w:space="0" w:color="auto"/>
        <w:left w:val="none" w:sz="0" w:space="0" w:color="auto"/>
        <w:bottom w:val="none" w:sz="0" w:space="0" w:color="auto"/>
        <w:right w:val="none" w:sz="0" w:space="0" w:color="auto"/>
      </w:divBdr>
    </w:div>
    <w:div w:id="236282198">
      <w:bodyDiv w:val="1"/>
      <w:marLeft w:val="0"/>
      <w:marRight w:val="0"/>
      <w:marTop w:val="0"/>
      <w:marBottom w:val="0"/>
      <w:divBdr>
        <w:top w:val="none" w:sz="0" w:space="0" w:color="auto"/>
        <w:left w:val="none" w:sz="0" w:space="0" w:color="auto"/>
        <w:bottom w:val="none" w:sz="0" w:space="0" w:color="auto"/>
        <w:right w:val="none" w:sz="0" w:space="0" w:color="auto"/>
      </w:divBdr>
    </w:div>
    <w:div w:id="257297413">
      <w:bodyDiv w:val="1"/>
      <w:marLeft w:val="0"/>
      <w:marRight w:val="0"/>
      <w:marTop w:val="0"/>
      <w:marBottom w:val="0"/>
      <w:divBdr>
        <w:top w:val="none" w:sz="0" w:space="0" w:color="auto"/>
        <w:left w:val="none" w:sz="0" w:space="0" w:color="auto"/>
        <w:bottom w:val="none" w:sz="0" w:space="0" w:color="auto"/>
        <w:right w:val="none" w:sz="0" w:space="0" w:color="auto"/>
      </w:divBdr>
    </w:div>
    <w:div w:id="271132883">
      <w:bodyDiv w:val="1"/>
      <w:marLeft w:val="0"/>
      <w:marRight w:val="0"/>
      <w:marTop w:val="0"/>
      <w:marBottom w:val="0"/>
      <w:divBdr>
        <w:top w:val="none" w:sz="0" w:space="0" w:color="auto"/>
        <w:left w:val="none" w:sz="0" w:space="0" w:color="auto"/>
        <w:bottom w:val="none" w:sz="0" w:space="0" w:color="auto"/>
        <w:right w:val="none" w:sz="0" w:space="0" w:color="auto"/>
      </w:divBdr>
    </w:div>
    <w:div w:id="275064352">
      <w:bodyDiv w:val="1"/>
      <w:marLeft w:val="0"/>
      <w:marRight w:val="0"/>
      <w:marTop w:val="0"/>
      <w:marBottom w:val="0"/>
      <w:divBdr>
        <w:top w:val="none" w:sz="0" w:space="0" w:color="auto"/>
        <w:left w:val="none" w:sz="0" w:space="0" w:color="auto"/>
        <w:bottom w:val="none" w:sz="0" w:space="0" w:color="auto"/>
        <w:right w:val="none" w:sz="0" w:space="0" w:color="auto"/>
      </w:divBdr>
    </w:div>
    <w:div w:id="285355833">
      <w:bodyDiv w:val="1"/>
      <w:marLeft w:val="0"/>
      <w:marRight w:val="0"/>
      <w:marTop w:val="0"/>
      <w:marBottom w:val="0"/>
      <w:divBdr>
        <w:top w:val="none" w:sz="0" w:space="0" w:color="auto"/>
        <w:left w:val="none" w:sz="0" w:space="0" w:color="auto"/>
        <w:bottom w:val="none" w:sz="0" w:space="0" w:color="auto"/>
        <w:right w:val="none" w:sz="0" w:space="0" w:color="auto"/>
      </w:divBdr>
    </w:div>
    <w:div w:id="309096222">
      <w:bodyDiv w:val="1"/>
      <w:marLeft w:val="0"/>
      <w:marRight w:val="0"/>
      <w:marTop w:val="0"/>
      <w:marBottom w:val="0"/>
      <w:divBdr>
        <w:top w:val="none" w:sz="0" w:space="0" w:color="auto"/>
        <w:left w:val="none" w:sz="0" w:space="0" w:color="auto"/>
        <w:bottom w:val="none" w:sz="0" w:space="0" w:color="auto"/>
        <w:right w:val="none" w:sz="0" w:space="0" w:color="auto"/>
      </w:divBdr>
    </w:div>
    <w:div w:id="312561961">
      <w:bodyDiv w:val="1"/>
      <w:marLeft w:val="0"/>
      <w:marRight w:val="0"/>
      <w:marTop w:val="0"/>
      <w:marBottom w:val="0"/>
      <w:divBdr>
        <w:top w:val="none" w:sz="0" w:space="0" w:color="auto"/>
        <w:left w:val="none" w:sz="0" w:space="0" w:color="auto"/>
        <w:bottom w:val="none" w:sz="0" w:space="0" w:color="auto"/>
        <w:right w:val="none" w:sz="0" w:space="0" w:color="auto"/>
      </w:divBdr>
    </w:div>
    <w:div w:id="318733101">
      <w:bodyDiv w:val="1"/>
      <w:marLeft w:val="0"/>
      <w:marRight w:val="0"/>
      <w:marTop w:val="0"/>
      <w:marBottom w:val="0"/>
      <w:divBdr>
        <w:top w:val="none" w:sz="0" w:space="0" w:color="auto"/>
        <w:left w:val="none" w:sz="0" w:space="0" w:color="auto"/>
        <w:bottom w:val="none" w:sz="0" w:space="0" w:color="auto"/>
        <w:right w:val="none" w:sz="0" w:space="0" w:color="auto"/>
      </w:divBdr>
    </w:div>
    <w:div w:id="324666606">
      <w:bodyDiv w:val="1"/>
      <w:marLeft w:val="0"/>
      <w:marRight w:val="0"/>
      <w:marTop w:val="0"/>
      <w:marBottom w:val="0"/>
      <w:divBdr>
        <w:top w:val="none" w:sz="0" w:space="0" w:color="auto"/>
        <w:left w:val="none" w:sz="0" w:space="0" w:color="auto"/>
        <w:bottom w:val="none" w:sz="0" w:space="0" w:color="auto"/>
        <w:right w:val="none" w:sz="0" w:space="0" w:color="auto"/>
      </w:divBdr>
      <w:divsChild>
        <w:div w:id="1011831414">
          <w:marLeft w:val="0"/>
          <w:marRight w:val="0"/>
          <w:marTop w:val="0"/>
          <w:marBottom w:val="0"/>
          <w:divBdr>
            <w:top w:val="none" w:sz="0" w:space="0" w:color="auto"/>
            <w:left w:val="none" w:sz="0" w:space="0" w:color="auto"/>
            <w:bottom w:val="none" w:sz="0" w:space="0" w:color="auto"/>
            <w:right w:val="none" w:sz="0" w:space="0" w:color="auto"/>
          </w:divBdr>
          <w:divsChild>
            <w:div w:id="163477627">
              <w:marLeft w:val="0"/>
              <w:marRight w:val="0"/>
              <w:marTop w:val="0"/>
              <w:marBottom w:val="0"/>
              <w:divBdr>
                <w:top w:val="none" w:sz="0" w:space="0" w:color="auto"/>
                <w:left w:val="none" w:sz="0" w:space="0" w:color="auto"/>
                <w:bottom w:val="none" w:sz="0" w:space="0" w:color="auto"/>
                <w:right w:val="none" w:sz="0" w:space="0" w:color="auto"/>
              </w:divBdr>
              <w:divsChild>
                <w:div w:id="657658331">
                  <w:marLeft w:val="0"/>
                  <w:marRight w:val="0"/>
                  <w:marTop w:val="0"/>
                  <w:marBottom w:val="0"/>
                  <w:divBdr>
                    <w:top w:val="none" w:sz="0" w:space="0" w:color="auto"/>
                    <w:left w:val="none" w:sz="0" w:space="0" w:color="auto"/>
                    <w:bottom w:val="none" w:sz="0" w:space="0" w:color="auto"/>
                    <w:right w:val="none" w:sz="0" w:space="0" w:color="auto"/>
                  </w:divBdr>
                  <w:divsChild>
                    <w:div w:id="1472744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27056812">
      <w:bodyDiv w:val="1"/>
      <w:marLeft w:val="0"/>
      <w:marRight w:val="0"/>
      <w:marTop w:val="0"/>
      <w:marBottom w:val="0"/>
      <w:divBdr>
        <w:top w:val="none" w:sz="0" w:space="0" w:color="auto"/>
        <w:left w:val="none" w:sz="0" w:space="0" w:color="auto"/>
        <w:bottom w:val="none" w:sz="0" w:space="0" w:color="auto"/>
        <w:right w:val="none" w:sz="0" w:space="0" w:color="auto"/>
      </w:divBdr>
    </w:div>
    <w:div w:id="327948644">
      <w:bodyDiv w:val="1"/>
      <w:marLeft w:val="0"/>
      <w:marRight w:val="0"/>
      <w:marTop w:val="0"/>
      <w:marBottom w:val="0"/>
      <w:divBdr>
        <w:top w:val="none" w:sz="0" w:space="0" w:color="auto"/>
        <w:left w:val="none" w:sz="0" w:space="0" w:color="auto"/>
        <w:bottom w:val="none" w:sz="0" w:space="0" w:color="auto"/>
        <w:right w:val="none" w:sz="0" w:space="0" w:color="auto"/>
      </w:divBdr>
    </w:div>
    <w:div w:id="332798907">
      <w:bodyDiv w:val="1"/>
      <w:marLeft w:val="0"/>
      <w:marRight w:val="0"/>
      <w:marTop w:val="0"/>
      <w:marBottom w:val="0"/>
      <w:divBdr>
        <w:top w:val="none" w:sz="0" w:space="0" w:color="auto"/>
        <w:left w:val="none" w:sz="0" w:space="0" w:color="auto"/>
        <w:bottom w:val="none" w:sz="0" w:space="0" w:color="auto"/>
        <w:right w:val="none" w:sz="0" w:space="0" w:color="auto"/>
      </w:divBdr>
    </w:div>
    <w:div w:id="348066828">
      <w:bodyDiv w:val="1"/>
      <w:marLeft w:val="0"/>
      <w:marRight w:val="0"/>
      <w:marTop w:val="0"/>
      <w:marBottom w:val="0"/>
      <w:divBdr>
        <w:top w:val="none" w:sz="0" w:space="0" w:color="auto"/>
        <w:left w:val="none" w:sz="0" w:space="0" w:color="auto"/>
        <w:bottom w:val="none" w:sz="0" w:space="0" w:color="auto"/>
        <w:right w:val="none" w:sz="0" w:space="0" w:color="auto"/>
      </w:divBdr>
      <w:divsChild>
        <w:div w:id="1403723338">
          <w:marLeft w:val="0"/>
          <w:marRight w:val="0"/>
          <w:marTop w:val="0"/>
          <w:marBottom w:val="0"/>
          <w:divBdr>
            <w:top w:val="none" w:sz="0" w:space="0" w:color="auto"/>
            <w:left w:val="none" w:sz="0" w:space="0" w:color="auto"/>
            <w:bottom w:val="none" w:sz="0" w:space="0" w:color="auto"/>
            <w:right w:val="none" w:sz="0" w:space="0" w:color="auto"/>
          </w:divBdr>
          <w:divsChild>
            <w:div w:id="818496722">
              <w:marLeft w:val="0"/>
              <w:marRight w:val="0"/>
              <w:marTop w:val="0"/>
              <w:marBottom w:val="0"/>
              <w:divBdr>
                <w:top w:val="none" w:sz="0" w:space="0" w:color="auto"/>
                <w:left w:val="none" w:sz="0" w:space="0" w:color="auto"/>
                <w:bottom w:val="none" w:sz="0" w:space="0" w:color="auto"/>
                <w:right w:val="none" w:sz="0" w:space="0" w:color="auto"/>
              </w:divBdr>
              <w:divsChild>
                <w:div w:id="1498761202">
                  <w:marLeft w:val="0"/>
                  <w:marRight w:val="0"/>
                  <w:marTop w:val="0"/>
                  <w:marBottom w:val="0"/>
                  <w:divBdr>
                    <w:top w:val="none" w:sz="0" w:space="0" w:color="auto"/>
                    <w:left w:val="none" w:sz="0" w:space="0" w:color="auto"/>
                    <w:bottom w:val="none" w:sz="0" w:space="0" w:color="auto"/>
                    <w:right w:val="none" w:sz="0" w:space="0" w:color="auto"/>
                  </w:divBdr>
                  <w:divsChild>
                    <w:div w:id="182658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8631164">
      <w:bodyDiv w:val="1"/>
      <w:marLeft w:val="0"/>
      <w:marRight w:val="0"/>
      <w:marTop w:val="0"/>
      <w:marBottom w:val="0"/>
      <w:divBdr>
        <w:top w:val="none" w:sz="0" w:space="0" w:color="auto"/>
        <w:left w:val="none" w:sz="0" w:space="0" w:color="auto"/>
        <w:bottom w:val="none" w:sz="0" w:space="0" w:color="auto"/>
        <w:right w:val="none" w:sz="0" w:space="0" w:color="auto"/>
      </w:divBdr>
    </w:div>
    <w:div w:id="359093998">
      <w:bodyDiv w:val="1"/>
      <w:marLeft w:val="0"/>
      <w:marRight w:val="0"/>
      <w:marTop w:val="0"/>
      <w:marBottom w:val="0"/>
      <w:divBdr>
        <w:top w:val="none" w:sz="0" w:space="0" w:color="auto"/>
        <w:left w:val="none" w:sz="0" w:space="0" w:color="auto"/>
        <w:bottom w:val="none" w:sz="0" w:space="0" w:color="auto"/>
        <w:right w:val="none" w:sz="0" w:space="0" w:color="auto"/>
      </w:divBdr>
    </w:div>
    <w:div w:id="367722674">
      <w:bodyDiv w:val="1"/>
      <w:marLeft w:val="0"/>
      <w:marRight w:val="0"/>
      <w:marTop w:val="0"/>
      <w:marBottom w:val="0"/>
      <w:divBdr>
        <w:top w:val="none" w:sz="0" w:space="0" w:color="auto"/>
        <w:left w:val="none" w:sz="0" w:space="0" w:color="auto"/>
        <w:bottom w:val="none" w:sz="0" w:space="0" w:color="auto"/>
        <w:right w:val="none" w:sz="0" w:space="0" w:color="auto"/>
      </w:divBdr>
    </w:div>
    <w:div w:id="369960438">
      <w:bodyDiv w:val="1"/>
      <w:marLeft w:val="0"/>
      <w:marRight w:val="0"/>
      <w:marTop w:val="0"/>
      <w:marBottom w:val="0"/>
      <w:divBdr>
        <w:top w:val="none" w:sz="0" w:space="0" w:color="auto"/>
        <w:left w:val="none" w:sz="0" w:space="0" w:color="auto"/>
        <w:bottom w:val="none" w:sz="0" w:space="0" w:color="auto"/>
        <w:right w:val="none" w:sz="0" w:space="0" w:color="auto"/>
      </w:divBdr>
    </w:div>
    <w:div w:id="373697419">
      <w:bodyDiv w:val="1"/>
      <w:marLeft w:val="0"/>
      <w:marRight w:val="0"/>
      <w:marTop w:val="0"/>
      <w:marBottom w:val="0"/>
      <w:divBdr>
        <w:top w:val="none" w:sz="0" w:space="0" w:color="auto"/>
        <w:left w:val="none" w:sz="0" w:space="0" w:color="auto"/>
        <w:bottom w:val="none" w:sz="0" w:space="0" w:color="auto"/>
        <w:right w:val="none" w:sz="0" w:space="0" w:color="auto"/>
      </w:divBdr>
    </w:div>
    <w:div w:id="391926729">
      <w:bodyDiv w:val="1"/>
      <w:marLeft w:val="0"/>
      <w:marRight w:val="0"/>
      <w:marTop w:val="0"/>
      <w:marBottom w:val="0"/>
      <w:divBdr>
        <w:top w:val="none" w:sz="0" w:space="0" w:color="auto"/>
        <w:left w:val="none" w:sz="0" w:space="0" w:color="auto"/>
        <w:bottom w:val="none" w:sz="0" w:space="0" w:color="auto"/>
        <w:right w:val="none" w:sz="0" w:space="0" w:color="auto"/>
      </w:divBdr>
    </w:div>
    <w:div w:id="392893326">
      <w:bodyDiv w:val="1"/>
      <w:marLeft w:val="0"/>
      <w:marRight w:val="0"/>
      <w:marTop w:val="0"/>
      <w:marBottom w:val="0"/>
      <w:divBdr>
        <w:top w:val="none" w:sz="0" w:space="0" w:color="auto"/>
        <w:left w:val="none" w:sz="0" w:space="0" w:color="auto"/>
        <w:bottom w:val="none" w:sz="0" w:space="0" w:color="auto"/>
        <w:right w:val="none" w:sz="0" w:space="0" w:color="auto"/>
      </w:divBdr>
    </w:div>
    <w:div w:id="401028926">
      <w:bodyDiv w:val="1"/>
      <w:marLeft w:val="0"/>
      <w:marRight w:val="0"/>
      <w:marTop w:val="0"/>
      <w:marBottom w:val="0"/>
      <w:divBdr>
        <w:top w:val="none" w:sz="0" w:space="0" w:color="auto"/>
        <w:left w:val="none" w:sz="0" w:space="0" w:color="auto"/>
        <w:bottom w:val="none" w:sz="0" w:space="0" w:color="auto"/>
        <w:right w:val="none" w:sz="0" w:space="0" w:color="auto"/>
      </w:divBdr>
    </w:div>
    <w:div w:id="415632984">
      <w:bodyDiv w:val="1"/>
      <w:marLeft w:val="0"/>
      <w:marRight w:val="0"/>
      <w:marTop w:val="0"/>
      <w:marBottom w:val="0"/>
      <w:divBdr>
        <w:top w:val="none" w:sz="0" w:space="0" w:color="auto"/>
        <w:left w:val="none" w:sz="0" w:space="0" w:color="auto"/>
        <w:bottom w:val="none" w:sz="0" w:space="0" w:color="auto"/>
        <w:right w:val="none" w:sz="0" w:space="0" w:color="auto"/>
      </w:divBdr>
    </w:div>
    <w:div w:id="417409424">
      <w:bodyDiv w:val="1"/>
      <w:marLeft w:val="0"/>
      <w:marRight w:val="0"/>
      <w:marTop w:val="0"/>
      <w:marBottom w:val="0"/>
      <w:divBdr>
        <w:top w:val="none" w:sz="0" w:space="0" w:color="auto"/>
        <w:left w:val="none" w:sz="0" w:space="0" w:color="auto"/>
        <w:bottom w:val="none" w:sz="0" w:space="0" w:color="auto"/>
        <w:right w:val="none" w:sz="0" w:space="0" w:color="auto"/>
      </w:divBdr>
    </w:div>
    <w:div w:id="437527559">
      <w:bodyDiv w:val="1"/>
      <w:marLeft w:val="0"/>
      <w:marRight w:val="0"/>
      <w:marTop w:val="0"/>
      <w:marBottom w:val="0"/>
      <w:divBdr>
        <w:top w:val="none" w:sz="0" w:space="0" w:color="auto"/>
        <w:left w:val="none" w:sz="0" w:space="0" w:color="auto"/>
        <w:bottom w:val="none" w:sz="0" w:space="0" w:color="auto"/>
        <w:right w:val="none" w:sz="0" w:space="0" w:color="auto"/>
      </w:divBdr>
    </w:div>
    <w:div w:id="451020785">
      <w:bodyDiv w:val="1"/>
      <w:marLeft w:val="0"/>
      <w:marRight w:val="0"/>
      <w:marTop w:val="0"/>
      <w:marBottom w:val="0"/>
      <w:divBdr>
        <w:top w:val="none" w:sz="0" w:space="0" w:color="auto"/>
        <w:left w:val="none" w:sz="0" w:space="0" w:color="auto"/>
        <w:bottom w:val="none" w:sz="0" w:space="0" w:color="auto"/>
        <w:right w:val="none" w:sz="0" w:space="0" w:color="auto"/>
      </w:divBdr>
    </w:div>
    <w:div w:id="462381245">
      <w:bodyDiv w:val="1"/>
      <w:marLeft w:val="0"/>
      <w:marRight w:val="0"/>
      <w:marTop w:val="0"/>
      <w:marBottom w:val="0"/>
      <w:divBdr>
        <w:top w:val="none" w:sz="0" w:space="0" w:color="auto"/>
        <w:left w:val="none" w:sz="0" w:space="0" w:color="auto"/>
        <w:bottom w:val="none" w:sz="0" w:space="0" w:color="auto"/>
        <w:right w:val="none" w:sz="0" w:space="0" w:color="auto"/>
      </w:divBdr>
    </w:div>
    <w:div w:id="468978800">
      <w:bodyDiv w:val="1"/>
      <w:marLeft w:val="0"/>
      <w:marRight w:val="0"/>
      <w:marTop w:val="0"/>
      <w:marBottom w:val="0"/>
      <w:divBdr>
        <w:top w:val="none" w:sz="0" w:space="0" w:color="auto"/>
        <w:left w:val="none" w:sz="0" w:space="0" w:color="auto"/>
        <w:bottom w:val="none" w:sz="0" w:space="0" w:color="auto"/>
        <w:right w:val="none" w:sz="0" w:space="0" w:color="auto"/>
      </w:divBdr>
    </w:div>
    <w:div w:id="480393613">
      <w:bodyDiv w:val="1"/>
      <w:marLeft w:val="0"/>
      <w:marRight w:val="0"/>
      <w:marTop w:val="0"/>
      <w:marBottom w:val="0"/>
      <w:divBdr>
        <w:top w:val="none" w:sz="0" w:space="0" w:color="auto"/>
        <w:left w:val="none" w:sz="0" w:space="0" w:color="auto"/>
        <w:bottom w:val="none" w:sz="0" w:space="0" w:color="auto"/>
        <w:right w:val="none" w:sz="0" w:space="0" w:color="auto"/>
      </w:divBdr>
    </w:div>
    <w:div w:id="496768712">
      <w:bodyDiv w:val="1"/>
      <w:marLeft w:val="0"/>
      <w:marRight w:val="0"/>
      <w:marTop w:val="0"/>
      <w:marBottom w:val="0"/>
      <w:divBdr>
        <w:top w:val="none" w:sz="0" w:space="0" w:color="auto"/>
        <w:left w:val="none" w:sz="0" w:space="0" w:color="auto"/>
        <w:bottom w:val="none" w:sz="0" w:space="0" w:color="auto"/>
        <w:right w:val="none" w:sz="0" w:space="0" w:color="auto"/>
      </w:divBdr>
    </w:div>
    <w:div w:id="500043904">
      <w:bodyDiv w:val="1"/>
      <w:marLeft w:val="0"/>
      <w:marRight w:val="0"/>
      <w:marTop w:val="0"/>
      <w:marBottom w:val="0"/>
      <w:divBdr>
        <w:top w:val="none" w:sz="0" w:space="0" w:color="auto"/>
        <w:left w:val="none" w:sz="0" w:space="0" w:color="auto"/>
        <w:bottom w:val="none" w:sz="0" w:space="0" w:color="auto"/>
        <w:right w:val="none" w:sz="0" w:space="0" w:color="auto"/>
      </w:divBdr>
    </w:div>
    <w:div w:id="505170639">
      <w:bodyDiv w:val="1"/>
      <w:marLeft w:val="0"/>
      <w:marRight w:val="0"/>
      <w:marTop w:val="0"/>
      <w:marBottom w:val="0"/>
      <w:divBdr>
        <w:top w:val="none" w:sz="0" w:space="0" w:color="auto"/>
        <w:left w:val="none" w:sz="0" w:space="0" w:color="auto"/>
        <w:bottom w:val="none" w:sz="0" w:space="0" w:color="auto"/>
        <w:right w:val="none" w:sz="0" w:space="0" w:color="auto"/>
      </w:divBdr>
    </w:div>
    <w:div w:id="507642409">
      <w:bodyDiv w:val="1"/>
      <w:marLeft w:val="0"/>
      <w:marRight w:val="0"/>
      <w:marTop w:val="0"/>
      <w:marBottom w:val="0"/>
      <w:divBdr>
        <w:top w:val="none" w:sz="0" w:space="0" w:color="auto"/>
        <w:left w:val="none" w:sz="0" w:space="0" w:color="auto"/>
        <w:bottom w:val="none" w:sz="0" w:space="0" w:color="auto"/>
        <w:right w:val="none" w:sz="0" w:space="0" w:color="auto"/>
      </w:divBdr>
    </w:div>
    <w:div w:id="507671567">
      <w:bodyDiv w:val="1"/>
      <w:marLeft w:val="0"/>
      <w:marRight w:val="0"/>
      <w:marTop w:val="0"/>
      <w:marBottom w:val="0"/>
      <w:divBdr>
        <w:top w:val="none" w:sz="0" w:space="0" w:color="auto"/>
        <w:left w:val="none" w:sz="0" w:space="0" w:color="auto"/>
        <w:bottom w:val="none" w:sz="0" w:space="0" w:color="auto"/>
        <w:right w:val="none" w:sz="0" w:space="0" w:color="auto"/>
      </w:divBdr>
    </w:div>
    <w:div w:id="518735176">
      <w:bodyDiv w:val="1"/>
      <w:marLeft w:val="0"/>
      <w:marRight w:val="0"/>
      <w:marTop w:val="0"/>
      <w:marBottom w:val="0"/>
      <w:divBdr>
        <w:top w:val="none" w:sz="0" w:space="0" w:color="auto"/>
        <w:left w:val="none" w:sz="0" w:space="0" w:color="auto"/>
        <w:bottom w:val="none" w:sz="0" w:space="0" w:color="auto"/>
        <w:right w:val="none" w:sz="0" w:space="0" w:color="auto"/>
      </w:divBdr>
    </w:div>
    <w:div w:id="522670989">
      <w:bodyDiv w:val="1"/>
      <w:marLeft w:val="0"/>
      <w:marRight w:val="0"/>
      <w:marTop w:val="0"/>
      <w:marBottom w:val="0"/>
      <w:divBdr>
        <w:top w:val="none" w:sz="0" w:space="0" w:color="auto"/>
        <w:left w:val="none" w:sz="0" w:space="0" w:color="auto"/>
        <w:bottom w:val="none" w:sz="0" w:space="0" w:color="auto"/>
        <w:right w:val="none" w:sz="0" w:space="0" w:color="auto"/>
      </w:divBdr>
    </w:div>
    <w:div w:id="523327861">
      <w:bodyDiv w:val="1"/>
      <w:marLeft w:val="0"/>
      <w:marRight w:val="0"/>
      <w:marTop w:val="0"/>
      <w:marBottom w:val="0"/>
      <w:divBdr>
        <w:top w:val="none" w:sz="0" w:space="0" w:color="auto"/>
        <w:left w:val="none" w:sz="0" w:space="0" w:color="auto"/>
        <w:bottom w:val="none" w:sz="0" w:space="0" w:color="auto"/>
        <w:right w:val="none" w:sz="0" w:space="0" w:color="auto"/>
      </w:divBdr>
    </w:div>
    <w:div w:id="526060716">
      <w:bodyDiv w:val="1"/>
      <w:marLeft w:val="0"/>
      <w:marRight w:val="0"/>
      <w:marTop w:val="0"/>
      <w:marBottom w:val="0"/>
      <w:divBdr>
        <w:top w:val="none" w:sz="0" w:space="0" w:color="auto"/>
        <w:left w:val="none" w:sz="0" w:space="0" w:color="auto"/>
        <w:bottom w:val="none" w:sz="0" w:space="0" w:color="auto"/>
        <w:right w:val="none" w:sz="0" w:space="0" w:color="auto"/>
      </w:divBdr>
    </w:div>
    <w:div w:id="528110128">
      <w:bodyDiv w:val="1"/>
      <w:marLeft w:val="0"/>
      <w:marRight w:val="0"/>
      <w:marTop w:val="0"/>
      <w:marBottom w:val="0"/>
      <w:divBdr>
        <w:top w:val="none" w:sz="0" w:space="0" w:color="auto"/>
        <w:left w:val="none" w:sz="0" w:space="0" w:color="auto"/>
        <w:bottom w:val="none" w:sz="0" w:space="0" w:color="auto"/>
        <w:right w:val="none" w:sz="0" w:space="0" w:color="auto"/>
      </w:divBdr>
    </w:div>
    <w:div w:id="536507707">
      <w:bodyDiv w:val="1"/>
      <w:marLeft w:val="0"/>
      <w:marRight w:val="0"/>
      <w:marTop w:val="0"/>
      <w:marBottom w:val="0"/>
      <w:divBdr>
        <w:top w:val="none" w:sz="0" w:space="0" w:color="auto"/>
        <w:left w:val="none" w:sz="0" w:space="0" w:color="auto"/>
        <w:bottom w:val="none" w:sz="0" w:space="0" w:color="auto"/>
        <w:right w:val="none" w:sz="0" w:space="0" w:color="auto"/>
      </w:divBdr>
    </w:div>
    <w:div w:id="547957132">
      <w:bodyDiv w:val="1"/>
      <w:marLeft w:val="0"/>
      <w:marRight w:val="0"/>
      <w:marTop w:val="0"/>
      <w:marBottom w:val="0"/>
      <w:divBdr>
        <w:top w:val="none" w:sz="0" w:space="0" w:color="auto"/>
        <w:left w:val="none" w:sz="0" w:space="0" w:color="auto"/>
        <w:bottom w:val="none" w:sz="0" w:space="0" w:color="auto"/>
        <w:right w:val="none" w:sz="0" w:space="0" w:color="auto"/>
      </w:divBdr>
    </w:div>
    <w:div w:id="553858092">
      <w:bodyDiv w:val="1"/>
      <w:marLeft w:val="0"/>
      <w:marRight w:val="0"/>
      <w:marTop w:val="0"/>
      <w:marBottom w:val="0"/>
      <w:divBdr>
        <w:top w:val="none" w:sz="0" w:space="0" w:color="auto"/>
        <w:left w:val="none" w:sz="0" w:space="0" w:color="auto"/>
        <w:bottom w:val="none" w:sz="0" w:space="0" w:color="auto"/>
        <w:right w:val="none" w:sz="0" w:space="0" w:color="auto"/>
      </w:divBdr>
    </w:div>
    <w:div w:id="566887273">
      <w:bodyDiv w:val="1"/>
      <w:marLeft w:val="0"/>
      <w:marRight w:val="0"/>
      <w:marTop w:val="0"/>
      <w:marBottom w:val="0"/>
      <w:divBdr>
        <w:top w:val="none" w:sz="0" w:space="0" w:color="auto"/>
        <w:left w:val="none" w:sz="0" w:space="0" w:color="auto"/>
        <w:bottom w:val="none" w:sz="0" w:space="0" w:color="auto"/>
        <w:right w:val="none" w:sz="0" w:space="0" w:color="auto"/>
      </w:divBdr>
    </w:div>
    <w:div w:id="568998911">
      <w:bodyDiv w:val="1"/>
      <w:marLeft w:val="0"/>
      <w:marRight w:val="0"/>
      <w:marTop w:val="0"/>
      <w:marBottom w:val="0"/>
      <w:divBdr>
        <w:top w:val="none" w:sz="0" w:space="0" w:color="auto"/>
        <w:left w:val="none" w:sz="0" w:space="0" w:color="auto"/>
        <w:bottom w:val="none" w:sz="0" w:space="0" w:color="auto"/>
        <w:right w:val="none" w:sz="0" w:space="0" w:color="auto"/>
      </w:divBdr>
    </w:div>
    <w:div w:id="578708896">
      <w:bodyDiv w:val="1"/>
      <w:marLeft w:val="0"/>
      <w:marRight w:val="0"/>
      <w:marTop w:val="0"/>
      <w:marBottom w:val="0"/>
      <w:divBdr>
        <w:top w:val="none" w:sz="0" w:space="0" w:color="auto"/>
        <w:left w:val="none" w:sz="0" w:space="0" w:color="auto"/>
        <w:bottom w:val="none" w:sz="0" w:space="0" w:color="auto"/>
        <w:right w:val="none" w:sz="0" w:space="0" w:color="auto"/>
      </w:divBdr>
    </w:div>
    <w:div w:id="587690284">
      <w:bodyDiv w:val="1"/>
      <w:marLeft w:val="0"/>
      <w:marRight w:val="0"/>
      <w:marTop w:val="0"/>
      <w:marBottom w:val="0"/>
      <w:divBdr>
        <w:top w:val="none" w:sz="0" w:space="0" w:color="auto"/>
        <w:left w:val="none" w:sz="0" w:space="0" w:color="auto"/>
        <w:bottom w:val="none" w:sz="0" w:space="0" w:color="auto"/>
        <w:right w:val="none" w:sz="0" w:space="0" w:color="auto"/>
      </w:divBdr>
    </w:div>
    <w:div w:id="589389478">
      <w:bodyDiv w:val="1"/>
      <w:marLeft w:val="0"/>
      <w:marRight w:val="0"/>
      <w:marTop w:val="0"/>
      <w:marBottom w:val="0"/>
      <w:divBdr>
        <w:top w:val="none" w:sz="0" w:space="0" w:color="auto"/>
        <w:left w:val="none" w:sz="0" w:space="0" w:color="auto"/>
        <w:bottom w:val="none" w:sz="0" w:space="0" w:color="auto"/>
        <w:right w:val="none" w:sz="0" w:space="0" w:color="auto"/>
      </w:divBdr>
    </w:div>
    <w:div w:id="604847278">
      <w:bodyDiv w:val="1"/>
      <w:marLeft w:val="0"/>
      <w:marRight w:val="0"/>
      <w:marTop w:val="0"/>
      <w:marBottom w:val="0"/>
      <w:divBdr>
        <w:top w:val="none" w:sz="0" w:space="0" w:color="auto"/>
        <w:left w:val="none" w:sz="0" w:space="0" w:color="auto"/>
        <w:bottom w:val="none" w:sz="0" w:space="0" w:color="auto"/>
        <w:right w:val="none" w:sz="0" w:space="0" w:color="auto"/>
      </w:divBdr>
    </w:div>
    <w:div w:id="608663059">
      <w:bodyDiv w:val="1"/>
      <w:marLeft w:val="0"/>
      <w:marRight w:val="0"/>
      <w:marTop w:val="0"/>
      <w:marBottom w:val="0"/>
      <w:divBdr>
        <w:top w:val="none" w:sz="0" w:space="0" w:color="auto"/>
        <w:left w:val="none" w:sz="0" w:space="0" w:color="auto"/>
        <w:bottom w:val="none" w:sz="0" w:space="0" w:color="auto"/>
        <w:right w:val="none" w:sz="0" w:space="0" w:color="auto"/>
      </w:divBdr>
    </w:div>
    <w:div w:id="623851411">
      <w:bodyDiv w:val="1"/>
      <w:marLeft w:val="0"/>
      <w:marRight w:val="0"/>
      <w:marTop w:val="0"/>
      <w:marBottom w:val="0"/>
      <w:divBdr>
        <w:top w:val="none" w:sz="0" w:space="0" w:color="auto"/>
        <w:left w:val="none" w:sz="0" w:space="0" w:color="auto"/>
        <w:bottom w:val="none" w:sz="0" w:space="0" w:color="auto"/>
        <w:right w:val="none" w:sz="0" w:space="0" w:color="auto"/>
      </w:divBdr>
    </w:div>
    <w:div w:id="624434741">
      <w:bodyDiv w:val="1"/>
      <w:marLeft w:val="0"/>
      <w:marRight w:val="0"/>
      <w:marTop w:val="0"/>
      <w:marBottom w:val="0"/>
      <w:divBdr>
        <w:top w:val="none" w:sz="0" w:space="0" w:color="auto"/>
        <w:left w:val="none" w:sz="0" w:space="0" w:color="auto"/>
        <w:bottom w:val="none" w:sz="0" w:space="0" w:color="auto"/>
        <w:right w:val="none" w:sz="0" w:space="0" w:color="auto"/>
      </w:divBdr>
    </w:div>
    <w:div w:id="634331414">
      <w:bodyDiv w:val="1"/>
      <w:marLeft w:val="0"/>
      <w:marRight w:val="0"/>
      <w:marTop w:val="0"/>
      <w:marBottom w:val="0"/>
      <w:divBdr>
        <w:top w:val="none" w:sz="0" w:space="0" w:color="auto"/>
        <w:left w:val="none" w:sz="0" w:space="0" w:color="auto"/>
        <w:bottom w:val="none" w:sz="0" w:space="0" w:color="auto"/>
        <w:right w:val="none" w:sz="0" w:space="0" w:color="auto"/>
      </w:divBdr>
    </w:div>
    <w:div w:id="636617065">
      <w:bodyDiv w:val="1"/>
      <w:marLeft w:val="0"/>
      <w:marRight w:val="0"/>
      <w:marTop w:val="0"/>
      <w:marBottom w:val="0"/>
      <w:divBdr>
        <w:top w:val="none" w:sz="0" w:space="0" w:color="auto"/>
        <w:left w:val="none" w:sz="0" w:space="0" w:color="auto"/>
        <w:bottom w:val="none" w:sz="0" w:space="0" w:color="auto"/>
        <w:right w:val="none" w:sz="0" w:space="0" w:color="auto"/>
      </w:divBdr>
    </w:div>
    <w:div w:id="642463496">
      <w:bodyDiv w:val="1"/>
      <w:marLeft w:val="0"/>
      <w:marRight w:val="0"/>
      <w:marTop w:val="0"/>
      <w:marBottom w:val="0"/>
      <w:divBdr>
        <w:top w:val="none" w:sz="0" w:space="0" w:color="auto"/>
        <w:left w:val="none" w:sz="0" w:space="0" w:color="auto"/>
        <w:bottom w:val="none" w:sz="0" w:space="0" w:color="auto"/>
        <w:right w:val="none" w:sz="0" w:space="0" w:color="auto"/>
      </w:divBdr>
    </w:div>
    <w:div w:id="655453319">
      <w:bodyDiv w:val="1"/>
      <w:marLeft w:val="0"/>
      <w:marRight w:val="0"/>
      <w:marTop w:val="0"/>
      <w:marBottom w:val="0"/>
      <w:divBdr>
        <w:top w:val="none" w:sz="0" w:space="0" w:color="auto"/>
        <w:left w:val="none" w:sz="0" w:space="0" w:color="auto"/>
        <w:bottom w:val="none" w:sz="0" w:space="0" w:color="auto"/>
        <w:right w:val="none" w:sz="0" w:space="0" w:color="auto"/>
      </w:divBdr>
    </w:div>
    <w:div w:id="658314017">
      <w:bodyDiv w:val="1"/>
      <w:marLeft w:val="0"/>
      <w:marRight w:val="0"/>
      <w:marTop w:val="0"/>
      <w:marBottom w:val="0"/>
      <w:divBdr>
        <w:top w:val="none" w:sz="0" w:space="0" w:color="auto"/>
        <w:left w:val="none" w:sz="0" w:space="0" w:color="auto"/>
        <w:bottom w:val="none" w:sz="0" w:space="0" w:color="auto"/>
        <w:right w:val="none" w:sz="0" w:space="0" w:color="auto"/>
      </w:divBdr>
    </w:div>
    <w:div w:id="662271011">
      <w:bodyDiv w:val="1"/>
      <w:marLeft w:val="0"/>
      <w:marRight w:val="0"/>
      <w:marTop w:val="0"/>
      <w:marBottom w:val="0"/>
      <w:divBdr>
        <w:top w:val="none" w:sz="0" w:space="0" w:color="auto"/>
        <w:left w:val="none" w:sz="0" w:space="0" w:color="auto"/>
        <w:bottom w:val="none" w:sz="0" w:space="0" w:color="auto"/>
        <w:right w:val="none" w:sz="0" w:space="0" w:color="auto"/>
      </w:divBdr>
    </w:div>
    <w:div w:id="694696967">
      <w:bodyDiv w:val="1"/>
      <w:marLeft w:val="0"/>
      <w:marRight w:val="0"/>
      <w:marTop w:val="0"/>
      <w:marBottom w:val="0"/>
      <w:divBdr>
        <w:top w:val="none" w:sz="0" w:space="0" w:color="auto"/>
        <w:left w:val="none" w:sz="0" w:space="0" w:color="auto"/>
        <w:bottom w:val="none" w:sz="0" w:space="0" w:color="auto"/>
        <w:right w:val="none" w:sz="0" w:space="0" w:color="auto"/>
      </w:divBdr>
    </w:div>
    <w:div w:id="710543907">
      <w:bodyDiv w:val="1"/>
      <w:marLeft w:val="0"/>
      <w:marRight w:val="0"/>
      <w:marTop w:val="0"/>
      <w:marBottom w:val="0"/>
      <w:divBdr>
        <w:top w:val="none" w:sz="0" w:space="0" w:color="auto"/>
        <w:left w:val="none" w:sz="0" w:space="0" w:color="auto"/>
        <w:bottom w:val="none" w:sz="0" w:space="0" w:color="auto"/>
        <w:right w:val="none" w:sz="0" w:space="0" w:color="auto"/>
      </w:divBdr>
    </w:div>
    <w:div w:id="712071789">
      <w:bodyDiv w:val="1"/>
      <w:marLeft w:val="0"/>
      <w:marRight w:val="0"/>
      <w:marTop w:val="0"/>
      <w:marBottom w:val="0"/>
      <w:divBdr>
        <w:top w:val="none" w:sz="0" w:space="0" w:color="auto"/>
        <w:left w:val="none" w:sz="0" w:space="0" w:color="auto"/>
        <w:bottom w:val="none" w:sz="0" w:space="0" w:color="auto"/>
        <w:right w:val="none" w:sz="0" w:space="0" w:color="auto"/>
      </w:divBdr>
      <w:divsChild>
        <w:div w:id="910894714">
          <w:marLeft w:val="0"/>
          <w:marRight w:val="0"/>
          <w:marTop w:val="0"/>
          <w:marBottom w:val="0"/>
          <w:divBdr>
            <w:top w:val="none" w:sz="0" w:space="0" w:color="auto"/>
            <w:left w:val="none" w:sz="0" w:space="0" w:color="auto"/>
            <w:bottom w:val="none" w:sz="0" w:space="0" w:color="auto"/>
            <w:right w:val="none" w:sz="0" w:space="0" w:color="auto"/>
          </w:divBdr>
          <w:divsChild>
            <w:div w:id="1849172919">
              <w:marLeft w:val="0"/>
              <w:marRight w:val="0"/>
              <w:marTop w:val="0"/>
              <w:marBottom w:val="0"/>
              <w:divBdr>
                <w:top w:val="none" w:sz="0" w:space="0" w:color="auto"/>
                <w:left w:val="none" w:sz="0" w:space="0" w:color="auto"/>
                <w:bottom w:val="none" w:sz="0" w:space="0" w:color="auto"/>
                <w:right w:val="none" w:sz="0" w:space="0" w:color="auto"/>
              </w:divBdr>
              <w:divsChild>
                <w:div w:id="205066301">
                  <w:marLeft w:val="0"/>
                  <w:marRight w:val="0"/>
                  <w:marTop w:val="0"/>
                  <w:marBottom w:val="0"/>
                  <w:divBdr>
                    <w:top w:val="none" w:sz="0" w:space="0" w:color="auto"/>
                    <w:left w:val="none" w:sz="0" w:space="0" w:color="auto"/>
                    <w:bottom w:val="none" w:sz="0" w:space="0" w:color="auto"/>
                    <w:right w:val="none" w:sz="0" w:space="0" w:color="auto"/>
                  </w:divBdr>
                  <w:divsChild>
                    <w:div w:id="192421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9207084">
      <w:bodyDiv w:val="1"/>
      <w:marLeft w:val="0"/>
      <w:marRight w:val="0"/>
      <w:marTop w:val="0"/>
      <w:marBottom w:val="0"/>
      <w:divBdr>
        <w:top w:val="none" w:sz="0" w:space="0" w:color="auto"/>
        <w:left w:val="none" w:sz="0" w:space="0" w:color="auto"/>
        <w:bottom w:val="none" w:sz="0" w:space="0" w:color="auto"/>
        <w:right w:val="none" w:sz="0" w:space="0" w:color="auto"/>
      </w:divBdr>
    </w:div>
    <w:div w:id="723453821">
      <w:bodyDiv w:val="1"/>
      <w:marLeft w:val="0"/>
      <w:marRight w:val="0"/>
      <w:marTop w:val="0"/>
      <w:marBottom w:val="0"/>
      <w:divBdr>
        <w:top w:val="none" w:sz="0" w:space="0" w:color="auto"/>
        <w:left w:val="none" w:sz="0" w:space="0" w:color="auto"/>
        <w:bottom w:val="none" w:sz="0" w:space="0" w:color="auto"/>
        <w:right w:val="none" w:sz="0" w:space="0" w:color="auto"/>
      </w:divBdr>
    </w:div>
    <w:div w:id="731470426">
      <w:bodyDiv w:val="1"/>
      <w:marLeft w:val="0"/>
      <w:marRight w:val="0"/>
      <w:marTop w:val="0"/>
      <w:marBottom w:val="0"/>
      <w:divBdr>
        <w:top w:val="none" w:sz="0" w:space="0" w:color="auto"/>
        <w:left w:val="none" w:sz="0" w:space="0" w:color="auto"/>
        <w:bottom w:val="none" w:sz="0" w:space="0" w:color="auto"/>
        <w:right w:val="none" w:sz="0" w:space="0" w:color="auto"/>
      </w:divBdr>
    </w:div>
    <w:div w:id="774910241">
      <w:bodyDiv w:val="1"/>
      <w:marLeft w:val="0"/>
      <w:marRight w:val="0"/>
      <w:marTop w:val="0"/>
      <w:marBottom w:val="0"/>
      <w:divBdr>
        <w:top w:val="none" w:sz="0" w:space="0" w:color="auto"/>
        <w:left w:val="none" w:sz="0" w:space="0" w:color="auto"/>
        <w:bottom w:val="none" w:sz="0" w:space="0" w:color="auto"/>
        <w:right w:val="none" w:sz="0" w:space="0" w:color="auto"/>
      </w:divBdr>
    </w:div>
    <w:div w:id="795224182">
      <w:bodyDiv w:val="1"/>
      <w:marLeft w:val="0"/>
      <w:marRight w:val="0"/>
      <w:marTop w:val="0"/>
      <w:marBottom w:val="0"/>
      <w:divBdr>
        <w:top w:val="none" w:sz="0" w:space="0" w:color="auto"/>
        <w:left w:val="none" w:sz="0" w:space="0" w:color="auto"/>
        <w:bottom w:val="none" w:sz="0" w:space="0" w:color="auto"/>
        <w:right w:val="none" w:sz="0" w:space="0" w:color="auto"/>
      </w:divBdr>
    </w:div>
    <w:div w:id="800999333">
      <w:bodyDiv w:val="1"/>
      <w:marLeft w:val="0"/>
      <w:marRight w:val="0"/>
      <w:marTop w:val="0"/>
      <w:marBottom w:val="0"/>
      <w:divBdr>
        <w:top w:val="none" w:sz="0" w:space="0" w:color="auto"/>
        <w:left w:val="none" w:sz="0" w:space="0" w:color="auto"/>
        <w:bottom w:val="none" w:sz="0" w:space="0" w:color="auto"/>
        <w:right w:val="none" w:sz="0" w:space="0" w:color="auto"/>
      </w:divBdr>
    </w:div>
    <w:div w:id="804591611">
      <w:bodyDiv w:val="1"/>
      <w:marLeft w:val="0"/>
      <w:marRight w:val="0"/>
      <w:marTop w:val="0"/>
      <w:marBottom w:val="0"/>
      <w:divBdr>
        <w:top w:val="none" w:sz="0" w:space="0" w:color="auto"/>
        <w:left w:val="none" w:sz="0" w:space="0" w:color="auto"/>
        <w:bottom w:val="none" w:sz="0" w:space="0" w:color="auto"/>
        <w:right w:val="none" w:sz="0" w:space="0" w:color="auto"/>
      </w:divBdr>
    </w:div>
    <w:div w:id="809323293">
      <w:bodyDiv w:val="1"/>
      <w:marLeft w:val="0"/>
      <w:marRight w:val="0"/>
      <w:marTop w:val="0"/>
      <w:marBottom w:val="0"/>
      <w:divBdr>
        <w:top w:val="none" w:sz="0" w:space="0" w:color="auto"/>
        <w:left w:val="none" w:sz="0" w:space="0" w:color="auto"/>
        <w:bottom w:val="none" w:sz="0" w:space="0" w:color="auto"/>
        <w:right w:val="none" w:sz="0" w:space="0" w:color="auto"/>
      </w:divBdr>
    </w:div>
    <w:div w:id="828519672">
      <w:bodyDiv w:val="1"/>
      <w:marLeft w:val="0"/>
      <w:marRight w:val="0"/>
      <w:marTop w:val="0"/>
      <w:marBottom w:val="0"/>
      <w:divBdr>
        <w:top w:val="none" w:sz="0" w:space="0" w:color="auto"/>
        <w:left w:val="none" w:sz="0" w:space="0" w:color="auto"/>
        <w:bottom w:val="none" w:sz="0" w:space="0" w:color="auto"/>
        <w:right w:val="none" w:sz="0" w:space="0" w:color="auto"/>
      </w:divBdr>
    </w:div>
    <w:div w:id="846139960">
      <w:bodyDiv w:val="1"/>
      <w:marLeft w:val="0"/>
      <w:marRight w:val="0"/>
      <w:marTop w:val="0"/>
      <w:marBottom w:val="0"/>
      <w:divBdr>
        <w:top w:val="none" w:sz="0" w:space="0" w:color="auto"/>
        <w:left w:val="none" w:sz="0" w:space="0" w:color="auto"/>
        <w:bottom w:val="none" w:sz="0" w:space="0" w:color="auto"/>
        <w:right w:val="none" w:sz="0" w:space="0" w:color="auto"/>
      </w:divBdr>
    </w:div>
    <w:div w:id="861821195">
      <w:bodyDiv w:val="1"/>
      <w:marLeft w:val="0"/>
      <w:marRight w:val="0"/>
      <w:marTop w:val="0"/>
      <w:marBottom w:val="0"/>
      <w:divBdr>
        <w:top w:val="none" w:sz="0" w:space="0" w:color="auto"/>
        <w:left w:val="none" w:sz="0" w:space="0" w:color="auto"/>
        <w:bottom w:val="none" w:sz="0" w:space="0" w:color="auto"/>
        <w:right w:val="none" w:sz="0" w:space="0" w:color="auto"/>
      </w:divBdr>
    </w:div>
    <w:div w:id="870458192">
      <w:bodyDiv w:val="1"/>
      <w:marLeft w:val="0"/>
      <w:marRight w:val="0"/>
      <w:marTop w:val="0"/>
      <w:marBottom w:val="0"/>
      <w:divBdr>
        <w:top w:val="none" w:sz="0" w:space="0" w:color="auto"/>
        <w:left w:val="none" w:sz="0" w:space="0" w:color="auto"/>
        <w:bottom w:val="none" w:sz="0" w:space="0" w:color="auto"/>
        <w:right w:val="none" w:sz="0" w:space="0" w:color="auto"/>
      </w:divBdr>
    </w:div>
    <w:div w:id="871965496">
      <w:bodyDiv w:val="1"/>
      <w:marLeft w:val="0"/>
      <w:marRight w:val="0"/>
      <w:marTop w:val="0"/>
      <w:marBottom w:val="0"/>
      <w:divBdr>
        <w:top w:val="none" w:sz="0" w:space="0" w:color="auto"/>
        <w:left w:val="none" w:sz="0" w:space="0" w:color="auto"/>
        <w:bottom w:val="none" w:sz="0" w:space="0" w:color="auto"/>
        <w:right w:val="none" w:sz="0" w:space="0" w:color="auto"/>
      </w:divBdr>
    </w:div>
    <w:div w:id="882211101">
      <w:bodyDiv w:val="1"/>
      <w:marLeft w:val="0"/>
      <w:marRight w:val="0"/>
      <w:marTop w:val="0"/>
      <w:marBottom w:val="0"/>
      <w:divBdr>
        <w:top w:val="none" w:sz="0" w:space="0" w:color="auto"/>
        <w:left w:val="none" w:sz="0" w:space="0" w:color="auto"/>
        <w:bottom w:val="none" w:sz="0" w:space="0" w:color="auto"/>
        <w:right w:val="none" w:sz="0" w:space="0" w:color="auto"/>
      </w:divBdr>
    </w:div>
    <w:div w:id="883713661">
      <w:bodyDiv w:val="1"/>
      <w:marLeft w:val="0"/>
      <w:marRight w:val="0"/>
      <w:marTop w:val="0"/>
      <w:marBottom w:val="0"/>
      <w:divBdr>
        <w:top w:val="none" w:sz="0" w:space="0" w:color="auto"/>
        <w:left w:val="none" w:sz="0" w:space="0" w:color="auto"/>
        <w:bottom w:val="none" w:sz="0" w:space="0" w:color="auto"/>
        <w:right w:val="none" w:sz="0" w:space="0" w:color="auto"/>
      </w:divBdr>
    </w:div>
    <w:div w:id="886262905">
      <w:bodyDiv w:val="1"/>
      <w:marLeft w:val="0"/>
      <w:marRight w:val="0"/>
      <w:marTop w:val="0"/>
      <w:marBottom w:val="0"/>
      <w:divBdr>
        <w:top w:val="none" w:sz="0" w:space="0" w:color="auto"/>
        <w:left w:val="none" w:sz="0" w:space="0" w:color="auto"/>
        <w:bottom w:val="none" w:sz="0" w:space="0" w:color="auto"/>
        <w:right w:val="none" w:sz="0" w:space="0" w:color="auto"/>
      </w:divBdr>
    </w:div>
    <w:div w:id="888347414">
      <w:bodyDiv w:val="1"/>
      <w:marLeft w:val="0"/>
      <w:marRight w:val="0"/>
      <w:marTop w:val="0"/>
      <w:marBottom w:val="0"/>
      <w:divBdr>
        <w:top w:val="none" w:sz="0" w:space="0" w:color="auto"/>
        <w:left w:val="none" w:sz="0" w:space="0" w:color="auto"/>
        <w:bottom w:val="none" w:sz="0" w:space="0" w:color="auto"/>
        <w:right w:val="none" w:sz="0" w:space="0" w:color="auto"/>
      </w:divBdr>
    </w:div>
    <w:div w:id="892615318">
      <w:bodyDiv w:val="1"/>
      <w:marLeft w:val="0"/>
      <w:marRight w:val="0"/>
      <w:marTop w:val="0"/>
      <w:marBottom w:val="0"/>
      <w:divBdr>
        <w:top w:val="none" w:sz="0" w:space="0" w:color="auto"/>
        <w:left w:val="none" w:sz="0" w:space="0" w:color="auto"/>
        <w:bottom w:val="none" w:sz="0" w:space="0" w:color="auto"/>
        <w:right w:val="none" w:sz="0" w:space="0" w:color="auto"/>
      </w:divBdr>
    </w:div>
    <w:div w:id="894897082">
      <w:bodyDiv w:val="1"/>
      <w:marLeft w:val="0"/>
      <w:marRight w:val="0"/>
      <w:marTop w:val="0"/>
      <w:marBottom w:val="0"/>
      <w:divBdr>
        <w:top w:val="none" w:sz="0" w:space="0" w:color="auto"/>
        <w:left w:val="none" w:sz="0" w:space="0" w:color="auto"/>
        <w:bottom w:val="none" w:sz="0" w:space="0" w:color="auto"/>
        <w:right w:val="none" w:sz="0" w:space="0" w:color="auto"/>
      </w:divBdr>
    </w:div>
    <w:div w:id="898901420">
      <w:bodyDiv w:val="1"/>
      <w:marLeft w:val="0"/>
      <w:marRight w:val="0"/>
      <w:marTop w:val="0"/>
      <w:marBottom w:val="0"/>
      <w:divBdr>
        <w:top w:val="none" w:sz="0" w:space="0" w:color="auto"/>
        <w:left w:val="none" w:sz="0" w:space="0" w:color="auto"/>
        <w:bottom w:val="none" w:sz="0" w:space="0" w:color="auto"/>
        <w:right w:val="none" w:sz="0" w:space="0" w:color="auto"/>
      </w:divBdr>
    </w:div>
    <w:div w:id="898904945">
      <w:bodyDiv w:val="1"/>
      <w:marLeft w:val="0"/>
      <w:marRight w:val="0"/>
      <w:marTop w:val="0"/>
      <w:marBottom w:val="0"/>
      <w:divBdr>
        <w:top w:val="none" w:sz="0" w:space="0" w:color="auto"/>
        <w:left w:val="none" w:sz="0" w:space="0" w:color="auto"/>
        <w:bottom w:val="none" w:sz="0" w:space="0" w:color="auto"/>
        <w:right w:val="none" w:sz="0" w:space="0" w:color="auto"/>
      </w:divBdr>
    </w:div>
    <w:div w:id="905411242">
      <w:bodyDiv w:val="1"/>
      <w:marLeft w:val="0"/>
      <w:marRight w:val="0"/>
      <w:marTop w:val="0"/>
      <w:marBottom w:val="0"/>
      <w:divBdr>
        <w:top w:val="none" w:sz="0" w:space="0" w:color="auto"/>
        <w:left w:val="none" w:sz="0" w:space="0" w:color="auto"/>
        <w:bottom w:val="none" w:sz="0" w:space="0" w:color="auto"/>
        <w:right w:val="none" w:sz="0" w:space="0" w:color="auto"/>
      </w:divBdr>
    </w:div>
    <w:div w:id="923883604">
      <w:bodyDiv w:val="1"/>
      <w:marLeft w:val="0"/>
      <w:marRight w:val="0"/>
      <w:marTop w:val="0"/>
      <w:marBottom w:val="0"/>
      <w:divBdr>
        <w:top w:val="none" w:sz="0" w:space="0" w:color="auto"/>
        <w:left w:val="none" w:sz="0" w:space="0" w:color="auto"/>
        <w:bottom w:val="none" w:sz="0" w:space="0" w:color="auto"/>
        <w:right w:val="none" w:sz="0" w:space="0" w:color="auto"/>
      </w:divBdr>
    </w:div>
    <w:div w:id="931159717">
      <w:bodyDiv w:val="1"/>
      <w:marLeft w:val="0"/>
      <w:marRight w:val="0"/>
      <w:marTop w:val="0"/>
      <w:marBottom w:val="0"/>
      <w:divBdr>
        <w:top w:val="none" w:sz="0" w:space="0" w:color="auto"/>
        <w:left w:val="none" w:sz="0" w:space="0" w:color="auto"/>
        <w:bottom w:val="none" w:sz="0" w:space="0" w:color="auto"/>
        <w:right w:val="none" w:sz="0" w:space="0" w:color="auto"/>
      </w:divBdr>
    </w:div>
    <w:div w:id="938023856">
      <w:bodyDiv w:val="1"/>
      <w:marLeft w:val="0"/>
      <w:marRight w:val="0"/>
      <w:marTop w:val="0"/>
      <w:marBottom w:val="0"/>
      <w:divBdr>
        <w:top w:val="none" w:sz="0" w:space="0" w:color="auto"/>
        <w:left w:val="none" w:sz="0" w:space="0" w:color="auto"/>
        <w:bottom w:val="none" w:sz="0" w:space="0" w:color="auto"/>
        <w:right w:val="none" w:sz="0" w:space="0" w:color="auto"/>
      </w:divBdr>
    </w:div>
    <w:div w:id="941302359">
      <w:bodyDiv w:val="1"/>
      <w:marLeft w:val="0"/>
      <w:marRight w:val="0"/>
      <w:marTop w:val="0"/>
      <w:marBottom w:val="0"/>
      <w:divBdr>
        <w:top w:val="none" w:sz="0" w:space="0" w:color="auto"/>
        <w:left w:val="none" w:sz="0" w:space="0" w:color="auto"/>
        <w:bottom w:val="none" w:sz="0" w:space="0" w:color="auto"/>
        <w:right w:val="none" w:sz="0" w:space="0" w:color="auto"/>
      </w:divBdr>
    </w:div>
    <w:div w:id="945692128">
      <w:bodyDiv w:val="1"/>
      <w:marLeft w:val="0"/>
      <w:marRight w:val="0"/>
      <w:marTop w:val="0"/>
      <w:marBottom w:val="0"/>
      <w:divBdr>
        <w:top w:val="none" w:sz="0" w:space="0" w:color="auto"/>
        <w:left w:val="none" w:sz="0" w:space="0" w:color="auto"/>
        <w:bottom w:val="none" w:sz="0" w:space="0" w:color="auto"/>
        <w:right w:val="none" w:sz="0" w:space="0" w:color="auto"/>
      </w:divBdr>
    </w:div>
    <w:div w:id="945891913">
      <w:bodyDiv w:val="1"/>
      <w:marLeft w:val="0"/>
      <w:marRight w:val="0"/>
      <w:marTop w:val="0"/>
      <w:marBottom w:val="0"/>
      <w:divBdr>
        <w:top w:val="none" w:sz="0" w:space="0" w:color="auto"/>
        <w:left w:val="none" w:sz="0" w:space="0" w:color="auto"/>
        <w:bottom w:val="none" w:sz="0" w:space="0" w:color="auto"/>
        <w:right w:val="none" w:sz="0" w:space="0" w:color="auto"/>
      </w:divBdr>
    </w:div>
    <w:div w:id="946426762">
      <w:bodyDiv w:val="1"/>
      <w:marLeft w:val="0"/>
      <w:marRight w:val="0"/>
      <w:marTop w:val="0"/>
      <w:marBottom w:val="0"/>
      <w:divBdr>
        <w:top w:val="none" w:sz="0" w:space="0" w:color="auto"/>
        <w:left w:val="none" w:sz="0" w:space="0" w:color="auto"/>
        <w:bottom w:val="none" w:sz="0" w:space="0" w:color="auto"/>
        <w:right w:val="none" w:sz="0" w:space="0" w:color="auto"/>
      </w:divBdr>
    </w:div>
    <w:div w:id="964120104">
      <w:bodyDiv w:val="1"/>
      <w:marLeft w:val="0"/>
      <w:marRight w:val="0"/>
      <w:marTop w:val="0"/>
      <w:marBottom w:val="0"/>
      <w:divBdr>
        <w:top w:val="none" w:sz="0" w:space="0" w:color="auto"/>
        <w:left w:val="none" w:sz="0" w:space="0" w:color="auto"/>
        <w:bottom w:val="none" w:sz="0" w:space="0" w:color="auto"/>
        <w:right w:val="none" w:sz="0" w:space="0" w:color="auto"/>
      </w:divBdr>
    </w:div>
    <w:div w:id="981620511">
      <w:bodyDiv w:val="1"/>
      <w:marLeft w:val="0"/>
      <w:marRight w:val="0"/>
      <w:marTop w:val="0"/>
      <w:marBottom w:val="0"/>
      <w:divBdr>
        <w:top w:val="none" w:sz="0" w:space="0" w:color="auto"/>
        <w:left w:val="none" w:sz="0" w:space="0" w:color="auto"/>
        <w:bottom w:val="none" w:sz="0" w:space="0" w:color="auto"/>
        <w:right w:val="none" w:sz="0" w:space="0" w:color="auto"/>
      </w:divBdr>
    </w:div>
    <w:div w:id="993334004">
      <w:bodyDiv w:val="1"/>
      <w:marLeft w:val="0"/>
      <w:marRight w:val="0"/>
      <w:marTop w:val="0"/>
      <w:marBottom w:val="0"/>
      <w:divBdr>
        <w:top w:val="none" w:sz="0" w:space="0" w:color="auto"/>
        <w:left w:val="none" w:sz="0" w:space="0" w:color="auto"/>
        <w:bottom w:val="none" w:sz="0" w:space="0" w:color="auto"/>
        <w:right w:val="none" w:sz="0" w:space="0" w:color="auto"/>
      </w:divBdr>
    </w:div>
    <w:div w:id="1026441976">
      <w:bodyDiv w:val="1"/>
      <w:marLeft w:val="0"/>
      <w:marRight w:val="0"/>
      <w:marTop w:val="0"/>
      <w:marBottom w:val="0"/>
      <w:divBdr>
        <w:top w:val="none" w:sz="0" w:space="0" w:color="auto"/>
        <w:left w:val="none" w:sz="0" w:space="0" w:color="auto"/>
        <w:bottom w:val="none" w:sz="0" w:space="0" w:color="auto"/>
        <w:right w:val="none" w:sz="0" w:space="0" w:color="auto"/>
      </w:divBdr>
    </w:div>
    <w:div w:id="1029912077">
      <w:bodyDiv w:val="1"/>
      <w:marLeft w:val="0"/>
      <w:marRight w:val="0"/>
      <w:marTop w:val="0"/>
      <w:marBottom w:val="0"/>
      <w:divBdr>
        <w:top w:val="none" w:sz="0" w:space="0" w:color="auto"/>
        <w:left w:val="none" w:sz="0" w:space="0" w:color="auto"/>
        <w:bottom w:val="none" w:sz="0" w:space="0" w:color="auto"/>
        <w:right w:val="none" w:sz="0" w:space="0" w:color="auto"/>
      </w:divBdr>
    </w:div>
    <w:div w:id="1036658537">
      <w:bodyDiv w:val="1"/>
      <w:marLeft w:val="0"/>
      <w:marRight w:val="0"/>
      <w:marTop w:val="0"/>
      <w:marBottom w:val="0"/>
      <w:divBdr>
        <w:top w:val="none" w:sz="0" w:space="0" w:color="auto"/>
        <w:left w:val="none" w:sz="0" w:space="0" w:color="auto"/>
        <w:bottom w:val="none" w:sz="0" w:space="0" w:color="auto"/>
        <w:right w:val="none" w:sz="0" w:space="0" w:color="auto"/>
      </w:divBdr>
    </w:div>
    <w:div w:id="1053889840">
      <w:bodyDiv w:val="1"/>
      <w:marLeft w:val="0"/>
      <w:marRight w:val="0"/>
      <w:marTop w:val="0"/>
      <w:marBottom w:val="0"/>
      <w:divBdr>
        <w:top w:val="none" w:sz="0" w:space="0" w:color="auto"/>
        <w:left w:val="none" w:sz="0" w:space="0" w:color="auto"/>
        <w:bottom w:val="none" w:sz="0" w:space="0" w:color="auto"/>
        <w:right w:val="none" w:sz="0" w:space="0" w:color="auto"/>
      </w:divBdr>
      <w:divsChild>
        <w:div w:id="281377689">
          <w:marLeft w:val="0"/>
          <w:marRight w:val="0"/>
          <w:marTop w:val="0"/>
          <w:marBottom w:val="0"/>
          <w:divBdr>
            <w:top w:val="none" w:sz="0" w:space="0" w:color="auto"/>
            <w:left w:val="none" w:sz="0" w:space="0" w:color="auto"/>
            <w:bottom w:val="none" w:sz="0" w:space="0" w:color="auto"/>
            <w:right w:val="none" w:sz="0" w:space="0" w:color="auto"/>
          </w:divBdr>
          <w:divsChild>
            <w:div w:id="1685665312">
              <w:marLeft w:val="0"/>
              <w:marRight w:val="0"/>
              <w:marTop w:val="0"/>
              <w:marBottom w:val="0"/>
              <w:divBdr>
                <w:top w:val="none" w:sz="0" w:space="0" w:color="auto"/>
                <w:left w:val="none" w:sz="0" w:space="0" w:color="auto"/>
                <w:bottom w:val="none" w:sz="0" w:space="0" w:color="auto"/>
                <w:right w:val="none" w:sz="0" w:space="0" w:color="auto"/>
              </w:divBdr>
              <w:divsChild>
                <w:div w:id="2047480269">
                  <w:marLeft w:val="0"/>
                  <w:marRight w:val="0"/>
                  <w:marTop w:val="0"/>
                  <w:marBottom w:val="0"/>
                  <w:divBdr>
                    <w:top w:val="none" w:sz="0" w:space="0" w:color="auto"/>
                    <w:left w:val="none" w:sz="0" w:space="0" w:color="auto"/>
                    <w:bottom w:val="none" w:sz="0" w:space="0" w:color="auto"/>
                    <w:right w:val="none" w:sz="0" w:space="0" w:color="auto"/>
                  </w:divBdr>
                  <w:divsChild>
                    <w:div w:id="16861316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4936244">
      <w:bodyDiv w:val="1"/>
      <w:marLeft w:val="0"/>
      <w:marRight w:val="0"/>
      <w:marTop w:val="0"/>
      <w:marBottom w:val="0"/>
      <w:divBdr>
        <w:top w:val="none" w:sz="0" w:space="0" w:color="auto"/>
        <w:left w:val="none" w:sz="0" w:space="0" w:color="auto"/>
        <w:bottom w:val="none" w:sz="0" w:space="0" w:color="auto"/>
        <w:right w:val="none" w:sz="0" w:space="0" w:color="auto"/>
      </w:divBdr>
    </w:div>
    <w:div w:id="1077674547">
      <w:bodyDiv w:val="1"/>
      <w:marLeft w:val="0"/>
      <w:marRight w:val="0"/>
      <w:marTop w:val="0"/>
      <w:marBottom w:val="0"/>
      <w:divBdr>
        <w:top w:val="none" w:sz="0" w:space="0" w:color="auto"/>
        <w:left w:val="none" w:sz="0" w:space="0" w:color="auto"/>
        <w:bottom w:val="none" w:sz="0" w:space="0" w:color="auto"/>
        <w:right w:val="none" w:sz="0" w:space="0" w:color="auto"/>
      </w:divBdr>
    </w:div>
    <w:div w:id="1079714788">
      <w:bodyDiv w:val="1"/>
      <w:marLeft w:val="0"/>
      <w:marRight w:val="0"/>
      <w:marTop w:val="0"/>
      <w:marBottom w:val="0"/>
      <w:divBdr>
        <w:top w:val="none" w:sz="0" w:space="0" w:color="auto"/>
        <w:left w:val="none" w:sz="0" w:space="0" w:color="auto"/>
        <w:bottom w:val="none" w:sz="0" w:space="0" w:color="auto"/>
        <w:right w:val="none" w:sz="0" w:space="0" w:color="auto"/>
      </w:divBdr>
    </w:div>
    <w:div w:id="1083258380">
      <w:bodyDiv w:val="1"/>
      <w:marLeft w:val="0"/>
      <w:marRight w:val="0"/>
      <w:marTop w:val="0"/>
      <w:marBottom w:val="0"/>
      <w:divBdr>
        <w:top w:val="none" w:sz="0" w:space="0" w:color="auto"/>
        <w:left w:val="none" w:sz="0" w:space="0" w:color="auto"/>
        <w:bottom w:val="none" w:sz="0" w:space="0" w:color="auto"/>
        <w:right w:val="none" w:sz="0" w:space="0" w:color="auto"/>
      </w:divBdr>
    </w:div>
    <w:div w:id="1084574326">
      <w:bodyDiv w:val="1"/>
      <w:marLeft w:val="0"/>
      <w:marRight w:val="0"/>
      <w:marTop w:val="0"/>
      <w:marBottom w:val="0"/>
      <w:divBdr>
        <w:top w:val="none" w:sz="0" w:space="0" w:color="auto"/>
        <w:left w:val="none" w:sz="0" w:space="0" w:color="auto"/>
        <w:bottom w:val="none" w:sz="0" w:space="0" w:color="auto"/>
        <w:right w:val="none" w:sz="0" w:space="0" w:color="auto"/>
      </w:divBdr>
      <w:divsChild>
        <w:div w:id="7289583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696074347">
              <w:marLeft w:val="0"/>
              <w:marRight w:val="0"/>
              <w:marTop w:val="0"/>
              <w:marBottom w:val="0"/>
              <w:divBdr>
                <w:top w:val="none" w:sz="0" w:space="0" w:color="auto"/>
                <w:left w:val="none" w:sz="0" w:space="0" w:color="auto"/>
                <w:bottom w:val="none" w:sz="0" w:space="0" w:color="auto"/>
                <w:right w:val="none" w:sz="0" w:space="0" w:color="auto"/>
              </w:divBdr>
              <w:divsChild>
                <w:div w:id="1132555604">
                  <w:marLeft w:val="0"/>
                  <w:marRight w:val="0"/>
                  <w:marTop w:val="0"/>
                  <w:marBottom w:val="0"/>
                  <w:divBdr>
                    <w:top w:val="none" w:sz="0" w:space="0" w:color="auto"/>
                    <w:left w:val="none" w:sz="0" w:space="0" w:color="auto"/>
                    <w:bottom w:val="none" w:sz="0" w:space="0" w:color="auto"/>
                    <w:right w:val="none" w:sz="0" w:space="0" w:color="auto"/>
                  </w:divBdr>
                  <w:divsChild>
                    <w:div w:id="668799813">
                      <w:marLeft w:val="0"/>
                      <w:marRight w:val="0"/>
                      <w:marTop w:val="0"/>
                      <w:marBottom w:val="0"/>
                      <w:divBdr>
                        <w:top w:val="none" w:sz="0" w:space="0" w:color="auto"/>
                        <w:left w:val="none" w:sz="0" w:space="0" w:color="auto"/>
                        <w:bottom w:val="none" w:sz="0" w:space="0" w:color="auto"/>
                        <w:right w:val="none" w:sz="0" w:space="0" w:color="auto"/>
                      </w:divBdr>
                      <w:divsChild>
                        <w:div w:id="10029290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441148388">
                              <w:marLeft w:val="0"/>
                              <w:marRight w:val="0"/>
                              <w:marTop w:val="0"/>
                              <w:marBottom w:val="0"/>
                              <w:divBdr>
                                <w:top w:val="none" w:sz="0" w:space="0" w:color="auto"/>
                                <w:left w:val="none" w:sz="0" w:space="0" w:color="auto"/>
                                <w:bottom w:val="none" w:sz="0" w:space="0" w:color="auto"/>
                                <w:right w:val="none" w:sz="0" w:space="0" w:color="auto"/>
                              </w:divBdr>
                              <w:divsChild>
                                <w:div w:id="832792374">
                                  <w:marLeft w:val="0"/>
                                  <w:marRight w:val="0"/>
                                  <w:marTop w:val="0"/>
                                  <w:marBottom w:val="0"/>
                                  <w:divBdr>
                                    <w:top w:val="none" w:sz="0" w:space="0" w:color="auto"/>
                                    <w:left w:val="none" w:sz="0" w:space="0" w:color="auto"/>
                                    <w:bottom w:val="none" w:sz="0" w:space="0" w:color="auto"/>
                                    <w:right w:val="none" w:sz="0" w:space="0" w:color="auto"/>
                                  </w:divBdr>
                                  <w:divsChild>
                                    <w:div w:id="150551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1679162">
      <w:bodyDiv w:val="1"/>
      <w:marLeft w:val="0"/>
      <w:marRight w:val="0"/>
      <w:marTop w:val="0"/>
      <w:marBottom w:val="0"/>
      <w:divBdr>
        <w:top w:val="none" w:sz="0" w:space="0" w:color="auto"/>
        <w:left w:val="none" w:sz="0" w:space="0" w:color="auto"/>
        <w:bottom w:val="none" w:sz="0" w:space="0" w:color="auto"/>
        <w:right w:val="none" w:sz="0" w:space="0" w:color="auto"/>
      </w:divBdr>
    </w:div>
    <w:div w:id="1102070747">
      <w:bodyDiv w:val="1"/>
      <w:marLeft w:val="0"/>
      <w:marRight w:val="0"/>
      <w:marTop w:val="0"/>
      <w:marBottom w:val="0"/>
      <w:divBdr>
        <w:top w:val="none" w:sz="0" w:space="0" w:color="auto"/>
        <w:left w:val="none" w:sz="0" w:space="0" w:color="auto"/>
        <w:bottom w:val="none" w:sz="0" w:space="0" w:color="auto"/>
        <w:right w:val="none" w:sz="0" w:space="0" w:color="auto"/>
      </w:divBdr>
    </w:div>
    <w:div w:id="1106148842">
      <w:bodyDiv w:val="1"/>
      <w:marLeft w:val="0"/>
      <w:marRight w:val="0"/>
      <w:marTop w:val="0"/>
      <w:marBottom w:val="0"/>
      <w:divBdr>
        <w:top w:val="none" w:sz="0" w:space="0" w:color="auto"/>
        <w:left w:val="none" w:sz="0" w:space="0" w:color="auto"/>
        <w:bottom w:val="none" w:sz="0" w:space="0" w:color="auto"/>
        <w:right w:val="none" w:sz="0" w:space="0" w:color="auto"/>
      </w:divBdr>
    </w:div>
    <w:div w:id="1122573109">
      <w:bodyDiv w:val="1"/>
      <w:marLeft w:val="0"/>
      <w:marRight w:val="0"/>
      <w:marTop w:val="0"/>
      <w:marBottom w:val="0"/>
      <w:divBdr>
        <w:top w:val="none" w:sz="0" w:space="0" w:color="auto"/>
        <w:left w:val="none" w:sz="0" w:space="0" w:color="auto"/>
        <w:bottom w:val="none" w:sz="0" w:space="0" w:color="auto"/>
        <w:right w:val="none" w:sz="0" w:space="0" w:color="auto"/>
      </w:divBdr>
      <w:divsChild>
        <w:div w:id="161948876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501942545">
              <w:marLeft w:val="0"/>
              <w:marRight w:val="0"/>
              <w:marTop w:val="0"/>
              <w:marBottom w:val="0"/>
              <w:divBdr>
                <w:top w:val="none" w:sz="0" w:space="0" w:color="auto"/>
                <w:left w:val="none" w:sz="0" w:space="0" w:color="auto"/>
                <w:bottom w:val="none" w:sz="0" w:space="0" w:color="auto"/>
                <w:right w:val="none" w:sz="0" w:space="0" w:color="auto"/>
              </w:divBdr>
              <w:divsChild>
                <w:div w:id="1704135224">
                  <w:marLeft w:val="0"/>
                  <w:marRight w:val="0"/>
                  <w:marTop w:val="0"/>
                  <w:marBottom w:val="0"/>
                  <w:divBdr>
                    <w:top w:val="none" w:sz="0" w:space="0" w:color="auto"/>
                    <w:left w:val="none" w:sz="0" w:space="0" w:color="auto"/>
                    <w:bottom w:val="none" w:sz="0" w:space="0" w:color="auto"/>
                    <w:right w:val="none" w:sz="0" w:space="0" w:color="auto"/>
                  </w:divBdr>
                  <w:divsChild>
                    <w:div w:id="857039218">
                      <w:marLeft w:val="0"/>
                      <w:marRight w:val="0"/>
                      <w:marTop w:val="0"/>
                      <w:marBottom w:val="0"/>
                      <w:divBdr>
                        <w:top w:val="none" w:sz="0" w:space="0" w:color="auto"/>
                        <w:left w:val="none" w:sz="0" w:space="0" w:color="auto"/>
                        <w:bottom w:val="none" w:sz="0" w:space="0" w:color="auto"/>
                        <w:right w:val="none" w:sz="0" w:space="0" w:color="auto"/>
                      </w:divBdr>
                      <w:divsChild>
                        <w:div w:id="1646734984">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37555634">
                              <w:marLeft w:val="0"/>
                              <w:marRight w:val="0"/>
                              <w:marTop w:val="0"/>
                              <w:marBottom w:val="0"/>
                              <w:divBdr>
                                <w:top w:val="none" w:sz="0" w:space="0" w:color="auto"/>
                                <w:left w:val="none" w:sz="0" w:space="0" w:color="auto"/>
                                <w:bottom w:val="none" w:sz="0" w:space="0" w:color="auto"/>
                                <w:right w:val="none" w:sz="0" w:space="0" w:color="auto"/>
                              </w:divBdr>
                              <w:divsChild>
                                <w:div w:id="1406611780">
                                  <w:marLeft w:val="0"/>
                                  <w:marRight w:val="0"/>
                                  <w:marTop w:val="0"/>
                                  <w:marBottom w:val="0"/>
                                  <w:divBdr>
                                    <w:top w:val="none" w:sz="0" w:space="0" w:color="auto"/>
                                    <w:left w:val="none" w:sz="0" w:space="0" w:color="auto"/>
                                    <w:bottom w:val="none" w:sz="0" w:space="0" w:color="auto"/>
                                    <w:right w:val="none" w:sz="0" w:space="0" w:color="auto"/>
                                  </w:divBdr>
                                  <w:divsChild>
                                    <w:div w:id="502009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28626726">
      <w:bodyDiv w:val="1"/>
      <w:marLeft w:val="0"/>
      <w:marRight w:val="0"/>
      <w:marTop w:val="0"/>
      <w:marBottom w:val="0"/>
      <w:divBdr>
        <w:top w:val="none" w:sz="0" w:space="0" w:color="auto"/>
        <w:left w:val="none" w:sz="0" w:space="0" w:color="auto"/>
        <w:bottom w:val="none" w:sz="0" w:space="0" w:color="auto"/>
        <w:right w:val="none" w:sz="0" w:space="0" w:color="auto"/>
      </w:divBdr>
    </w:div>
    <w:div w:id="1132214804">
      <w:bodyDiv w:val="1"/>
      <w:marLeft w:val="0"/>
      <w:marRight w:val="0"/>
      <w:marTop w:val="0"/>
      <w:marBottom w:val="0"/>
      <w:divBdr>
        <w:top w:val="none" w:sz="0" w:space="0" w:color="auto"/>
        <w:left w:val="none" w:sz="0" w:space="0" w:color="auto"/>
        <w:bottom w:val="none" w:sz="0" w:space="0" w:color="auto"/>
        <w:right w:val="none" w:sz="0" w:space="0" w:color="auto"/>
      </w:divBdr>
    </w:div>
    <w:div w:id="1150026588">
      <w:bodyDiv w:val="1"/>
      <w:marLeft w:val="0"/>
      <w:marRight w:val="0"/>
      <w:marTop w:val="0"/>
      <w:marBottom w:val="0"/>
      <w:divBdr>
        <w:top w:val="none" w:sz="0" w:space="0" w:color="auto"/>
        <w:left w:val="none" w:sz="0" w:space="0" w:color="auto"/>
        <w:bottom w:val="none" w:sz="0" w:space="0" w:color="auto"/>
        <w:right w:val="none" w:sz="0" w:space="0" w:color="auto"/>
      </w:divBdr>
    </w:div>
    <w:div w:id="1173569578">
      <w:bodyDiv w:val="1"/>
      <w:marLeft w:val="0"/>
      <w:marRight w:val="0"/>
      <w:marTop w:val="0"/>
      <w:marBottom w:val="0"/>
      <w:divBdr>
        <w:top w:val="none" w:sz="0" w:space="0" w:color="auto"/>
        <w:left w:val="none" w:sz="0" w:space="0" w:color="auto"/>
        <w:bottom w:val="none" w:sz="0" w:space="0" w:color="auto"/>
        <w:right w:val="none" w:sz="0" w:space="0" w:color="auto"/>
      </w:divBdr>
      <w:divsChild>
        <w:div w:id="24213557">
          <w:marLeft w:val="0"/>
          <w:marRight w:val="0"/>
          <w:marTop w:val="0"/>
          <w:marBottom w:val="0"/>
          <w:divBdr>
            <w:top w:val="none" w:sz="0" w:space="0" w:color="auto"/>
            <w:left w:val="none" w:sz="0" w:space="0" w:color="auto"/>
            <w:bottom w:val="none" w:sz="0" w:space="0" w:color="auto"/>
            <w:right w:val="none" w:sz="0" w:space="0" w:color="auto"/>
          </w:divBdr>
          <w:divsChild>
            <w:div w:id="1661495210">
              <w:marLeft w:val="0"/>
              <w:marRight w:val="0"/>
              <w:marTop w:val="0"/>
              <w:marBottom w:val="0"/>
              <w:divBdr>
                <w:top w:val="none" w:sz="0" w:space="0" w:color="auto"/>
                <w:left w:val="none" w:sz="0" w:space="0" w:color="auto"/>
                <w:bottom w:val="none" w:sz="0" w:space="0" w:color="auto"/>
                <w:right w:val="none" w:sz="0" w:space="0" w:color="auto"/>
              </w:divBdr>
              <w:divsChild>
                <w:div w:id="1320495860">
                  <w:marLeft w:val="0"/>
                  <w:marRight w:val="0"/>
                  <w:marTop w:val="0"/>
                  <w:marBottom w:val="0"/>
                  <w:divBdr>
                    <w:top w:val="none" w:sz="0" w:space="0" w:color="auto"/>
                    <w:left w:val="none" w:sz="0" w:space="0" w:color="auto"/>
                    <w:bottom w:val="none" w:sz="0" w:space="0" w:color="auto"/>
                    <w:right w:val="none" w:sz="0" w:space="0" w:color="auto"/>
                  </w:divBdr>
                  <w:divsChild>
                    <w:div w:id="1814903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4973059">
      <w:bodyDiv w:val="1"/>
      <w:marLeft w:val="0"/>
      <w:marRight w:val="0"/>
      <w:marTop w:val="0"/>
      <w:marBottom w:val="0"/>
      <w:divBdr>
        <w:top w:val="none" w:sz="0" w:space="0" w:color="auto"/>
        <w:left w:val="none" w:sz="0" w:space="0" w:color="auto"/>
        <w:bottom w:val="none" w:sz="0" w:space="0" w:color="auto"/>
        <w:right w:val="none" w:sz="0" w:space="0" w:color="auto"/>
      </w:divBdr>
    </w:div>
    <w:div w:id="1195924394">
      <w:bodyDiv w:val="1"/>
      <w:marLeft w:val="0"/>
      <w:marRight w:val="0"/>
      <w:marTop w:val="0"/>
      <w:marBottom w:val="0"/>
      <w:divBdr>
        <w:top w:val="none" w:sz="0" w:space="0" w:color="auto"/>
        <w:left w:val="none" w:sz="0" w:space="0" w:color="auto"/>
        <w:bottom w:val="none" w:sz="0" w:space="0" w:color="auto"/>
        <w:right w:val="none" w:sz="0" w:space="0" w:color="auto"/>
      </w:divBdr>
      <w:divsChild>
        <w:div w:id="622686318">
          <w:marLeft w:val="0"/>
          <w:marRight w:val="0"/>
          <w:marTop w:val="0"/>
          <w:marBottom w:val="0"/>
          <w:divBdr>
            <w:top w:val="none" w:sz="0" w:space="0" w:color="auto"/>
            <w:left w:val="none" w:sz="0" w:space="0" w:color="auto"/>
            <w:bottom w:val="none" w:sz="0" w:space="0" w:color="auto"/>
            <w:right w:val="none" w:sz="0" w:space="0" w:color="auto"/>
          </w:divBdr>
          <w:divsChild>
            <w:div w:id="666130776">
              <w:marLeft w:val="0"/>
              <w:marRight w:val="0"/>
              <w:marTop w:val="0"/>
              <w:marBottom w:val="0"/>
              <w:divBdr>
                <w:top w:val="none" w:sz="0" w:space="0" w:color="auto"/>
                <w:left w:val="none" w:sz="0" w:space="0" w:color="auto"/>
                <w:bottom w:val="none" w:sz="0" w:space="0" w:color="auto"/>
                <w:right w:val="none" w:sz="0" w:space="0" w:color="auto"/>
              </w:divBdr>
              <w:divsChild>
                <w:div w:id="355423579">
                  <w:marLeft w:val="0"/>
                  <w:marRight w:val="0"/>
                  <w:marTop w:val="0"/>
                  <w:marBottom w:val="0"/>
                  <w:divBdr>
                    <w:top w:val="none" w:sz="0" w:space="0" w:color="auto"/>
                    <w:left w:val="none" w:sz="0" w:space="0" w:color="auto"/>
                    <w:bottom w:val="none" w:sz="0" w:space="0" w:color="auto"/>
                    <w:right w:val="none" w:sz="0" w:space="0" w:color="auto"/>
                  </w:divBdr>
                  <w:divsChild>
                    <w:div w:id="242035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8931246">
      <w:bodyDiv w:val="1"/>
      <w:marLeft w:val="0"/>
      <w:marRight w:val="0"/>
      <w:marTop w:val="0"/>
      <w:marBottom w:val="0"/>
      <w:divBdr>
        <w:top w:val="none" w:sz="0" w:space="0" w:color="auto"/>
        <w:left w:val="none" w:sz="0" w:space="0" w:color="auto"/>
        <w:bottom w:val="none" w:sz="0" w:space="0" w:color="auto"/>
        <w:right w:val="none" w:sz="0" w:space="0" w:color="auto"/>
      </w:divBdr>
    </w:div>
    <w:div w:id="1202591782">
      <w:bodyDiv w:val="1"/>
      <w:marLeft w:val="0"/>
      <w:marRight w:val="0"/>
      <w:marTop w:val="0"/>
      <w:marBottom w:val="0"/>
      <w:divBdr>
        <w:top w:val="none" w:sz="0" w:space="0" w:color="auto"/>
        <w:left w:val="none" w:sz="0" w:space="0" w:color="auto"/>
        <w:bottom w:val="none" w:sz="0" w:space="0" w:color="auto"/>
        <w:right w:val="none" w:sz="0" w:space="0" w:color="auto"/>
      </w:divBdr>
    </w:div>
    <w:div w:id="1208027671">
      <w:bodyDiv w:val="1"/>
      <w:marLeft w:val="0"/>
      <w:marRight w:val="0"/>
      <w:marTop w:val="0"/>
      <w:marBottom w:val="0"/>
      <w:divBdr>
        <w:top w:val="none" w:sz="0" w:space="0" w:color="auto"/>
        <w:left w:val="none" w:sz="0" w:space="0" w:color="auto"/>
        <w:bottom w:val="none" w:sz="0" w:space="0" w:color="auto"/>
        <w:right w:val="none" w:sz="0" w:space="0" w:color="auto"/>
      </w:divBdr>
    </w:div>
    <w:div w:id="1214779179">
      <w:bodyDiv w:val="1"/>
      <w:marLeft w:val="0"/>
      <w:marRight w:val="0"/>
      <w:marTop w:val="0"/>
      <w:marBottom w:val="0"/>
      <w:divBdr>
        <w:top w:val="none" w:sz="0" w:space="0" w:color="auto"/>
        <w:left w:val="none" w:sz="0" w:space="0" w:color="auto"/>
        <w:bottom w:val="none" w:sz="0" w:space="0" w:color="auto"/>
        <w:right w:val="none" w:sz="0" w:space="0" w:color="auto"/>
      </w:divBdr>
    </w:div>
    <w:div w:id="1216819275">
      <w:bodyDiv w:val="1"/>
      <w:marLeft w:val="0"/>
      <w:marRight w:val="0"/>
      <w:marTop w:val="0"/>
      <w:marBottom w:val="0"/>
      <w:divBdr>
        <w:top w:val="none" w:sz="0" w:space="0" w:color="auto"/>
        <w:left w:val="none" w:sz="0" w:space="0" w:color="auto"/>
        <w:bottom w:val="none" w:sz="0" w:space="0" w:color="auto"/>
        <w:right w:val="none" w:sz="0" w:space="0" w:color="auto"/>
      </w:divBdr>
    </w:div>
    <w:div w:id="1224413070">
      <w:bodyDiv w:val="1"/>
      <w:marLeft w:val="0"/>
      <w:marRight w:val="0"/>
      <w:marTop w:val="0"/>
      <w:marBottom w:val="0"/>
      <w:divBdr>
        <w:top w:val="none" w:sz="0" w:space="0" w:color="auto"/>
        <w:left w:val="none" w:sz="0" w:space="0" w:color="auto"/>
        <w:bottom w:val="none" w:sz="0" w:space="0" w:color="auto"/>
        <w:right w:val="none" w:sz="0" w:space="0" w:color="auto"/>
      </w:divBdr>
    </w:div>
    <w:div w:id="1229878213">
      <w:bodyDiv w:val="1"/>
      <w:marLeft w:val="0"/>
      <w:marRight w:val="0"/>
      <w:marTop w:val="0"/>
      <w:marBottom w:val="0"/>
      <w:divBdr>
        <w:top w:val="none" w:sz="0" w:space="0" w:color="auto"/>
        <w:left w:val="none" w:sz="0" w:space="0" w:color="auto"/>
        <w:bottom w:val="none" w:sz="0" w:space="0" w:color="auto"/>
        <w:right w:val="none" w:sz="0" w:space="0" w:color="auto"/>
      </w:divBdr>
    </w:div>
    <w:div w:id="1237663611">
      <w:bodyDiv w:val="1"/>
      <w:marLeft w:val="0"/>
      <w:marRight w:val="0"/>
      <w:marTop w:val="0"/>
      <w:marBottom w:val="0"/>
      <w:divBdr>
        <w:top w:val="none" w:sz="0" w:space="0" w:color="auto"/>
        <w:left w:val="none" w:sz="0" w:space="0" w:color="auto"/>
        <w:bottom w:val="none" w:sz="0" w:space="0" w:color="auto"/>
        <w:right w:val="none" w:sz="0" w:space="0" w:color="auto"/>
      </w:divBdr>
    </w:div>
    <w:div w:id="1274627552">
      <w:bodyDiv w:val="1"/>
      <w:marLeft w:val="0"/>
      <w:marRight w:val="0"/>
      <w:marTop w:val="0"/>
      <w:marBottom w:val="0"/>
      <w:divBdr>
        <w:top w:val="none" w:sz="0" w:space="0" w:color="auto"/>
        <w:left w:val="none" w:sz="0" w:space="0" w:color="auto"/>
        <w:bottom w:val="none" w:sz="0" w:space="0" w:color="auto"/>
        <w:right w:val="none" w:sz="0" w:space="0" w:color="auto"/>
      </w:divBdr>
    </w:div>
    <w:div w:id="1290239100">
      <w:bodyDiv w:val="1"/>
      <w:marLeft w:val="0"/>
      <w:marRight w:val="0"/>
      <w:marTop w:val="0"/>
      <w:marBottom w:val="0"/>
      <w:divBdr>
        <w:top w:val="none" w:sz="0" w:space="0" w:color="auto"/>
        <w:left w:val="none" w:sz="0" w:space="0" w:color="auto"/>
        <w:bottom w:val="none" w:sz="0" w:space="0" w:color="auto"/>
        <w:right w:val="none" w:sz="0" w:space="0" w:color="auto"/>
      </w:divBdr>
    </w:div>
    <w:div w:id="1295410501">
      <w:bodyDiv w:val="1"/>
      <w:marLeft w:val="0"/>
      <w:marRight w:val="0"/>
      <w:marTop w:val="0"/>
      <w:marBottom w:val="0"/>
      <w:divBdr>
        <w:top w:val="none" w:sz="0" w:space="0" w:color="auto"/>
        <w:left w:val="none" w:sz="0" w:space="0" w:color="auto"/>
        <w:bottom w:val="none" w:sz="0" w:space="0" w:color="auto"/>
        <w:right w:val="none" w:sz="0" w:space="0" w:color="auto"/>
      </w:divBdr>
    </w:div>
    <w:div w:id="1297491731">
      <w:bodyDiv w:val="1"/>
      <w:marLeft w:val="0"/>
      <w:marRight w:val="0"/>
      <w:marTop w:val="0"/>
      <w:marBottom w:val="0"/>
      <w:divBdr>
        <w:top w:val="none" w:sz="0" w:space="0" w:color="auto"/>
        <w:left w:val="none" w:sz="0" w:space="0" w:color="auto"/>
        <w:bottom w:val="none" w:sz="0" w:space="0" w:color="auto"/>
        <w:right w:val="none" w:sz="0" w:space="0" w:color="auto"/>
      </w:divBdr>
    </w:div>
    <w:div w:id="1303577890">
      <w:bodyDiv w:val="1"/>
      <w:marLeft w:val="0"/>
      <w:marRight w:val="0"/>
      <w:marTop w:val="0"/>
      <w:marBottom w:val="0"/>
      <w:divBdr>
        <w:top w:val="none" w:sz="0" w:space="0" w:color="auto"/>
        <w:left w:val="none" w:sz="0" w:space="0" w:color="auto"/>
        <w:bottom w:val="none" w:sz="0" w:space="0" w:color="auto"/>
        <w:right w:val="none" w:sz="0" w:space="0" w:color="auto"/>
      </w:divBdr>
    </w:div>
    <w:div w:id="1312096913">
      <w:bodyDiv w:val="1"/>
      <w:marLeft w:val="0"/>
      <w:marRight w:val="0"/>
      <w:marTop w:val="0"/>
      <w:marBottom w:val="0"/>
      <w:divBdr>
        <w:top w:val="none" w:sz="0" w:space="0" w:color="auto"/>
        <w:left w:val="none" w:sz="0" w:space="0" w:color="auto"/>
        <w:bottom w:val="none" w:sz="0" w:space="0" w:color="auto"/>
        <w:right w:val="none" w:sz="0" w:space="0" w:color="auto"/>
      </w:divBdr>
    </w:div>
    <w:div w:id="1318460019">
      <w:bodyDiv w:val="1"/>
      <w:marLeft w:val="0"/>
      <w:marRight w:val="0"/>
      <w:marTop w:val="0"/>
      <w:marBottom w:val="0"/>
      <w:divBdr>
        <w:top w:val="none" w:sz="0" w:space="0" w:color="auto"/>
        <w:left w:val="none" w:sz="0" w:space="0" w:color="auto"/>
        <w:bottom w:val="none" w:sz="0" w:space="0" w:color="auto"/>
        <w:right w:val="none" w:sz="0" w:space="0" w:color="auto"/>
      </w:divBdr>
    </w:div>
    <w:div w:id="1334607743">
      <w:bodyDiv w:val="1"/>
      <w:marLeft w:val="0"/>
      <w:marRight w:val="0"/>
      <w:marTop w:val="0"/>
      <w:marBottom w:val="0"/>
      <w:divBdr>
        <w:top w:val="none" w:sz="0" w:space="0" w:color="auto"/>
        <w:left w:val="none" w:sz="0" w:space="0" w:color="auto"/>
        <w:bottom w:val="none" w:sz="0" w:space="0" w:color="auto"/>
        <w:right w:val="none" w:sz="0" w:space="0" w:color="auto"/>
      </w:divBdr>
    </w:div>
    <w:div w:id="1350254676">
      <w:bodyDiv w:val="1"/>
      <w:marLeft w:val="0"/>
      <w:marRight w:val="0"/>
      <w:marTop w:val="0"/>
      <w:marBottom w:val="0"/>
      <w:divBdr>
        <w:top w:val="none" w:sz="0" w:space="0" w:color="auto"/>
        <w:left w:val="none" w:sz="0" w:space="0" w:color="auto"/>
        <w:bottom w:val="none" w:sz="0" w:space="0" w:color="auto"/>
        <w:right w:val="none" w:sz="0" w:space="0" w:color="auto"/>
      </w:divBdr>
    </w:div>
    <w:div w:id="1351757072">
      <w:bodyDiv w:val="1"/>
      <w:marLeft w:val="0"/>
      <w:marRight w:val="0"/>
      <w:marTop w:val="0"/>
      <w:marBottom w:val="0"/>
      <w:divBdr>
        <w:top w:val="none" w:sz="0" w:space="0" w:color="auto"/>
        <w:left w:val="none" w:sz="0" w:space="0" w:color="auto"/>
        <w:bottom w:val="none" w:sz="0" w:space="0" w:color="auto"/>
        <w:right w:val="none" w:sz="0" w:space="0" w:color="auto"/>
      </w:divBdr>
    </w:div>
    <w:div w:id="1358774358">
      <w:bodyDiv w:val="1"/>
      <w:marLeft w:val="0"/>
      <w:marRight w:val="0"/>
      <w:marTop w:val="0"/>
      <w:marBottom w:val="0"/>
      <w:divBdr>
        <w:top w:val="none" w:sz="0" w:space="0" w:color="auto"/>
        <w:left w:val="none" w:sz="0" w:space="0" w:color="auto"/>
        <w:bottom w:val="none" w:sz="0" w:space="0" w:color="auto"/>
        <w:right w:val="none" w:sz="0" w:space="0" w:color="auto"/>
      </w:divBdr>
    </w:div>
    <w:div w:id="1359040269">
      <w:bodyDiv w:val="1"/>
      <w:marLeft w:val="0"/>
      <w:marRight w:val="0"/>
      <w:marTop w:val="0"/>
      <w:marBottom w:val="0"/>
      <w:divBdr>
        <w:top w:val="none" w:sz="0" w:space="0" w:color="auto"/>
        <w:left w:val="none" w:sz="0" w:space="0" w:color="auto"/>
        <w:bottom w:val="none" w:sz="0" w:space="0" w:color="auto"/>
        <w:right w:val="none" w:sz="0" w:space="0" w:color="auto"/>
      </w:divBdr>
    </w:div>
    <w:div w:id="1366980881">
      <w:bodyDiv w:val="1"/>
      <w:marLeft w:val="0"/>
      <w:marRight w:val="0"/>
      <w:marTop w:val="0"/>
      <w:marBottom w:val="0"/>
      <w:divBdr>
        <w:top w:val="none" w:sz="0" w:space="0" w:color="auto"/>
        <w:left w:val="none" w:sz="0" w:space="0" w:color="auto"/>
        <w:bottom w:val="none" w:sz="0" w:space="0" w:color="auto"/>
        <w:right w:val="none" w:sz="0" w:space="0" w:color="auto"/>
      </w:divBdr>
    </w:div>
    <w:div w:id="1372263893">
      <w:bodyDiv w:val="1"/>
      <w:marLeft w:val="0"/>
      <w:marRight w:val="0"/>
      <w:marTop w:val="0"/>
      <w:marBottom w:val="0"/>
      <w:divBdr>
        <w:top w:val="none" w:sz="0" w:space="0" w:color="auto"/>
        <w:left w:val="none" w:sz="0" w:space="0" w:color="auto"/>
        <w:bottom w:val="none" w:sz="0" w:space="0" w:color="auto"/>
        <w:right w:val="none" w:sz="0" w:space="0" w:color="auto"/>
      </w:divBdr>
    </w:div>
    <w:div w:id="1373772466">
      <w:bodyDiv w:val="1"/>
      <w:marLeft w:val="0"/>
      <w:marRight w:val="0"/>
      <w:marTop w:val="0"/>
      <w:marBottom w:val="0"/>
      <w:divBdr>
        <w:top w:val="none" w:sz="0" w:space="0" w:color="auto"/>
        <w:left w:val="none" w:sz="0" w:space="0" w:color="auto"/>
        <w:bottom w:val="none" w:sz="0" w:space="0" w:color="auto"/>
        <w:right w:val="none" w:sz="0" w:space="0" w:color="auto"/>
      </w:divBdr>
      <w:divsChild>
        <w:div w:id="165780174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988945009">
              <w:marLeft w:val="0"/>
              <w:marRight w:val="0"/>
              <w:marTop w:val="0"/>
              <w:marBottom w:val="0"/>
              <w:divBdr>
                <w:top w:val="none" w:sz="0" w:space="0" w:color="auto"/>
                <w:left w:val="none" w:sz="0" w:space="0" w:color="auto"/>
                <w:bottom w:val="none" w:sz="0" w:space="0" w:color="auto"/>
                <w:right w:val="none" w:sz="0" w:space="0" w:color="auto"/>
              </w:divBdr>
              <w:divsChild>
                <w:div w:id="975448011">
                  <w:marLeft w:val="0"/>
                  <w:marRight w:val="0"/>
                  <w:marTop w:val="0"/>
                  <w:marBottom w:val="0"/>
                  <w:divBdr>
                    <w:top w:val="none" w:sz="0" w:space="0" w:color="auto"/>
                    <w:left w:val="none" w:sz="0" w:space="0" w:color="auto"/>
                    <w:bottom w:val="none" w:sz="0" w:space="0" w:color="auto"/>
                    <w:right w:val="none" w:sz="0" w:space="0" w:color="auto"/>
                  </w:divBdr>
                  <w:divsChild>
                    <w:div w:id="69236332">
                      <w:marLeft w:val="0"/>
                      <w:marRight w:val="0"/>
                      <w:marTop w:val="0"/>
                      <w:marBottom w:val="0"/>
                      <w:divBdr>
                        <w:top w:val="none" w:sz="0" w:space="0" w:color="auto"/>
                        <w:left w:val="none" w:sz="0" w:space="0" w:color="auto"/>
                        <w:bottom w:val="none" w:sz="0" w:space="0" w:color="auto"/>
                        <w:right w:val="none" w:sz="0" w:space="0" w:color="auto"/>
                      </w:divBdr>
                      <w:divsChild>
                        <w:div w:id="1535192367">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507209592">
                              <w:marLeft w:val="0"/>
                              <w:marRight w:val="0"/>
                              <w:marTop w:val="0"/>
                              <w:marBottom w:val="0"/>
                              <w:divBdr>
                                <w:top w:val="none" w:sz="0" w:space="0" w:color="auto"/>
                                <w:left w:val="none" w:sz="0" w:space="0" w:color="auto"/>
                                <w:bottom w:val="none" w:sz="0" w:space="0" w:color="auto"/>
                                <w:right w:val="none" w:sz="0" w:space="0" w:color="auto"/>
                              </w:divBdr>
                              <w:divsChild>
                                <w:div w:id="448934477">
                                  <w:marLeft w:val="0"/>
                                  <w:marRight w:val="0"/>
                                  <w:marTop w:val="0"/>
                                  <w:marBottom w:val="0"/>
                                  <w:divBdr>
                                    <w:top w:val="none" w:sz="0" w:space="0" w:color="auto"/>
                                    <w:left w:val="none" w:sz="0" w:space="0" w:color="auto"/>
                                    <w:bottom w:val="none" w:sz="0" w:space="0" w:color="auto"/>
                                    <w:right w:val="none" w:sz="0" w:space="0" w:color="auto"/>
                                  </w:divBdr>
                                  <w:divsChild>
                                    <w:div w:id="941837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78630575">
      <w:bodyDiv w:val="1"/>
      <w:marLeft w:val="0"/>
      <w:marRight w:val="0"/>
      <w:marTop w:val="0"/>
      <w:marBottom w:val="0"/>
      <w:divBdr>
        <w:top w:val="none" w:sz="0" w:space="0" w:color="auto"/>
        <w:left w:val="none" w:sz="0" w:space="0" w:color="auto"/>
        <w:bottom w:val="none" w:sz="0" w:space="0" w:color="auto"/>
        <w:right w:val="none" w:sz="0" w:space="0" w:color="auto"/>
      </w:divBdr>
    </w:div>
    <w:div w:id="1381241984">
      <w:bodyDiv w:val="1"/>
      <w:marLeft w:val="0"/>
      <w:marRight w:val="0"/>
      <w:marTop w:val="0"/>
      <w:marBottom w:val="0"/>
      <w:divBdr>
        <w:top w:val="none" w:sz="0" w:space="0" w:color="auto"/>
        <w:left w:val="none" w:sz="0" w:space="0" w:color="auto"/>
        <w:bottom w:val="none" w:sz="0" w:space="0" w:color="auto"/>
        <w:right w:val="none" w:sz="0" w:space="0" w:color="auto"/>
      </w:divBdr>
    </w:div>
    <w:div w:id="1392773545">
      <w:bodyDiv w:val="1"/>
      <w:marLeft w:val="0"/>
      <w:marRight w:val="0"/>
      <w:marTop w:val="0"/>
      <w:marBottom w:val="0"/>
      <w:divBdr>
        <w:top w:val="none" w:sz="0" w:space="0" w:color="auto"/>
        <w:left w:val="none" w:sz="0" w:space="0" w:color="auto"/>
        <w:bottom w:val="none" w:sz="0" w:space="0" w:color="auto"/>
        <w:right w:val="none" w:sz="0" w:space="0" w:color="auto"/>
      </w:divBdr>
    </w:div>
    <w:div w:id="1408304822">
      <w:bodyDiv w:val="1"/>
      <w:marLeft w:val="0"/>
      <w:marRight w:val="0"/>
      <w:marTop w:val="0"/>
      <w:marBottom w:val="0"/>
      <w:divBdr>
        <w:top w:val="none" w:sz="0" w:space="0" w:color="auto"/>
        <w:left w:val="none" w:sz="0" w:space="0" w:color="auto"/>
        <w:bottom w:val="none" w:sz="0" w:space="0" w:color="auto"/>
        <w:right w:val="none" w:sz="0" w:space="0" w:color="auto"/>
      </w:divBdr>
    </w:div>
    <w:div w:id="1409769989">
      <w:bodyDiv w:val="1"/>
      <w:marLeft w:val="0"/>
      <w:marRight w:val="0"/>
      <w:marTop w:val="0"/>
      <w:marBottom w:val="0"/>
      <w:divBdr>
        <w:top w:val="none" w:sz="0" w:space="0" w:color="auto"/>
        <w:left w:val="none" w:sz="0" w:space="0" w:color="auto"/>
        <w:bottom w:val="none" w:sz="0" w:space="0" w:color="auto"/>
        <w:right w:val="none" w:sz="0" w:space="0" w:color="auto"/>
      </w:divBdr>
    </w:div>
    <w:div w:id="1419256368">
      <w:bodyDiv w:val="1"/>
      <w:marLeft w:val="0"/>
      <w:marRight w:val="0"/>
      <w:marTop w:val="0"/>
      <w:marBottom w:val="0"/>
      <w:divBdr>
        <w:top w:val="none" w:sz="0" w:space="0" w:color="auto"/>
        <w:left w:val="none" w:sz="0" w:space="0" w:color="auto"/>
        <w:bottom w:val="none" w:sz="0" w:space="0" w:color="auto"/>
        <w:right w:val="none" w:sz="0" w:space="0" w:color="auto"/>
      </w:divBdr>
    </w:div>
    <w:div w:id="1431587071">
      <w:bodyDiv w:val="1"/>
      <w:marLeft w:val="0"/>
      <w:marRight w:val="0"/>
      <w:marTop w:val="0"/>
      <w:marBottom w:val="0"/>
      <w:divBdr>
        <w:top w:val="none" w:sz="0" w:space="0" w:color="auto"/>
        <w:left w:val="none" w:sz="0" w:space="0" w:color="auto"/>
        <w:bottom w:val="none" w:sz="0" w:space="0" w:color="auto"/>
        <w:right w:val="none" w:sz="0" w:space="0" w:color="auto"/>
      </w:divBdr>
    </w:div>
    <w:div w:id="1439985839">
      <w:bodyDiv w:val="1"/>
      <w:marLeft w:val="0"/>
      <w:marRight w:val="0"/>
      <w:marTop w:val="0"/>
      <w:marBottom w:val="0"/>
      <w:divBdr>
        <w:top w:val="none" w:sz="0" w:space="0" w:color="auto"/>
        <w:left w:val="none" w:sz="0" w:space="0" w:color="auto"/>
        <w:bottom w:val="none" w:sz="0" w:space="0" w:color="auto"/>
        <w:right w:val="none" w:sz="0" w:space="0" w:color="auto"/>
      </w:divBdr>
    </w:div>
    <w:div w:id="1448819065">
      <w:bodyDiv w:val="1"/>
      <w:marLeft w:val="0"/>
      <w:marRight w:val="0"/>
      <w:marTop w:val="0"/>
      <w:marBottom w:val="0"/>
      <w:divBdr>
        <w:top w:val="none" w:sz="0" w:space="0" w:color="auto"/>
        <w:left w:val="none" w:sz="0" w:space="0" w:color="auto"/>
        <w:bottom w:val="none" w:sz="0" w:space="0" w:color="auto"/>
        <w:right w:val="none" w:sz="0" w:space="0" w:color="auto"/>
      </w:divBdr>
    </w:div>
    <w:div w:id="1465199136">
      <w:bodyDiv w:val="1"/>
      <w:marLeft w:val="0"/>
      <w:marRight w:val="0"/>
      <w:marTop w:val="0"/>
      <w:marBottom w:val="0"/>
      <w:divBdr>
        <w:top w:val="none" w:sz="0" w:space="0" w:color="auto"/>
        <w:left w:val="none" w:sz="0" w:space="0" w:color="auto"/>
        <w:bottom w:val="none" w:sz="0" w:space="0" w:color="auto"/>
        <w:right w:val="none" w:sz="0" w:space="0" w:color="auto"/>
      </w:divBdr>
    </w:div>
    <w:div w:id="1469007039">
      <w:bodyDiv w:val="1"/>
      <w:marLeft w:val="0"/>
      <w:marRight w:val="0"/>
      <w:marTop w:val="0"/>
      <w:marBottom w:val="0"/>
      <w:divBdr>
        <w:top w:val="none" w:sz="0" w:space="0" w:color="auto"/>
        <w:left w:val="none" w:sz="0" w:space="0" w:color="auto"/>
        <w:bottom w:val="none" w:sz="0" w:space="0" w:color="auto"/>
        <w:right w:val="none" w:sz="0" w:space="0" w:color="auto"/>
      </w:divBdr>
    </w:div>
    <w:div w:id="1474564198">
      <w:bodyDiv w:val="1"/>
      <w:marLeft w:val="0"/>
      <w:marRight w:val="0"/>
      <w:marTop w:val="0"/>
      <w:marBottom w:val="0"/>
      <w:divBdr>
        <w:top w:val="none" w:sz="0" w:space="0" w:color="auto"/>
        <w:left w:val="none" w:sz="0" w:space="0" w:color="auto"/>
        <w:bottom w:val="none" w:sz="0" w:space="0" w:color="auto"/>
        <w:right w:val="none" w:sz="0" w:space="0" w:color="auto"/>
      </w:divBdr>
    </w:div>
    <w:div w:id="1475178889">
      <w:bodyDiv w:val="1"/>
      <w:marLeft w:val="0"/>
      <w:marRight w:val="0"/>
      <w:marTop w:val="0"/>
      <w:marBottom w:val="0"/>
      <w:divBdr>
        <w:top w:val="none" w:sz="0" w:space="0" w:color="auto"/>
        <w:left w:val="none" w:sz="0" w:space="0" w:color="auto"/>
        <w:bottom w:val="none" w:sz="0" w:space="0" w:color="auto"/>
        <w:right w:val="none" w:sz="0" w:space="0" w:color="auto"/>
      </w:divBdr>
    </w:div>
    <w:div w:id="1533688343">
      <w:bodyDiv w:val="1"/>
      <w:marLeft w:val="0"/>
      <w:marRight w:val="0"/>
      <w:marTop w:val="0"/>
      <w:marBottom w:val="0"/>
      <w:divBdr>
        <w:top w:val="none" w:sz="0" w:space="0" w:color="auto"/>
        <w:left w:val="none" w:sz="0" w:space="0" w:color="auto"/>
        <w:bottom w:val="none" w:sz="0" w:space="0" w:color="auto"/>
        <w:right w:val="none" w:sz="0" w:space="0" w:color="auto"/>
      </w:divBdr>
    </w:div>
    <w:div w:id="1540896485">
      <w:bodyDiv w:val="1"/>
      <w:marLeft w:val="0"/>
      <w:marRight w:val="0"/>
      <w:marTop w:val="0"/>
      <w:marBottom w:val="0"/>
      <w:divBdr>
        <w:top w:val="none" w:sz="0" w:space="0" w:color="auto"/>
        <w:left w:val="none" w:sz="0" w:space="0" w:color="auto"/>
        <w:bottom w:val="none" w:sz="0" w:space="0" w:color="auto"/>
        <w:right w:val="none" w:sz="0" w:space="0" w:color="auto"/>
      </w:divBdr>
    </w:div>
    <w:div w:id="1558056305">
      <w:bodyDiv w:val="1"/>
      <w:marLeft w:val="0"/>
      <w:marRight w:val="0"/>
      <w:marTop w:val="0"/>
      <w:marBottom w:val="0"/>
      <w:divBdr>
        <w:top w:val="none" w:sz="0" w:space="0" w:color="auto"/>
        <w:left w:val="none" w:sz="0" w:space="0" w:color="auto"/>
        <w:bottom w:val="none" w:sz="0" w:space="0" w:color="auto"/>
        <w:right w:val="none" w:sz="0" w:space="0" w:color="auto"/>
      </w:divBdr>
    </w:div>
    <w:div w:id="1563640145">
      <w:bodyDiv w:val="1"/>
      <w:marLeft w:val="0"/>
      <w:marRight w:val="0"/>
      <w:marTop w:val="0"/>
      <w:marBottom w:val="0"/>
      <w:divBdr>
        <w:top w:val="none" w:sz="0" w:space="0" w:color="auto"/>
        <w:left w:val="none" w:sz="0" w:space="0" w:color="auto"/>
        <w:bottom w:val="none" w:sz="0" w:space="0" w:color="auto"/>
        <w:right w:val="none" w:sz="0" w:space="0" w:color="auto"/>
      </w:divBdr>
    </w:div>
    <w:div w:id="1578973909">
      <w:bodyDiv w:val="1"/>
      <w:marLeft w:val="0"/>
      <w:marRight w:val="0"/>
      <w:marTop w:val="0"/>
      <w:marBottom w:val="0"/>
      <w:divBdr>
        <w:top w:val="none" w:sz="0" w:space="0" w:color="auto"/>
        <w:left w:val="none" w:sz="0" w:space="0" w:color="auto"/>
        <w:bottom w:val="none" w:sz="0" w:space="0" w:color="auto"/>
        <w:right w:val="none" w:sz="0" w:space="0" w:color="auto"/>
      </w:divBdr>
    </w:div>
    <w:div w:id="1590846107">
      <w:bodyDiv w:val="1"/>
      <w:marLeft w:val="0"/>
      <w:marRight w:val="0"/>
      <w:marTop w:val="0"/>
      <w:marBottom w:val="0"/>
      <w:divBdr>
        <w:top w:val="none" w:sz="0" w:space="0" w:color="auto"/>
        <w:left w:val="none" w:sz="0" w:space="0" w:color="auto"/>
        <w:bottom w:val="none" w:sz="0" w:space="0" w:color="auto"/>
        <w:right w:val="none" w:sz="0" w:space="0" w:color="auto"/>
      </w:divBdr>
    </w:div>
    <w:div w:id="1591699116">
      <w:bodyDiv w:val="1"/>
      <w:marLeft w:val="0"/>
      <w:marRight w:val="0"/>
      <w:marTop w:val="0"/>
      <w:marBottom w:val="0"/>
      <w:divBdr>
        <w:top w:val="none" w:sz="0" w:space="0" w:color="auto"/>
        <w:left w:val="none" w:sz="0" w:space="0" w:color="auto"/>
        <w:bottom w:val="none" w:sz="0" w:space="0" w:color="auto"/>
        <w:right w:val="none" w:sz="0" w:space="0" w:color="auto"/>
      </w:divBdr>
    </w:div>
    <w:div w:id="1597055523">
      <w:bodyDiv w:val="1"/>
      <w:marLeft w:val="0"/>
      <w:marRight w:val="0"/>
      <w:marTop w:val="0"/>
      <w:marBottom w:val="0"/>
      <w:divBdr>
        <w:top w:val="none" w:sz="0" w:space="0" w:color="auto"/>
        <w:left w:val="none" w:sz="0" w:space="0" w:color="auto"/>
        <w:bottom w:val="none" w:sz="0" w:space="0" w:color="auto"/>
        <w:right w:val="none" w:sz="0" w:space="0" w:color="auto"/>
      </w:divBdr>
    </w:div>
    <w:div w:id="1600603083">
      <w:bodyDiv w:val="1"/>
      <w:marLeft w:val="0"/>
      <w:marRight w:val="0"/>
      <w:marTop w:val="0"/>
      <w:marBottom w:val="0"/>
      <w:divBdr>
        <w:top w:val="none" w:sz="0" w:space="0" w:color="auto"/>
        <w:left w:val="none" w:sz="0" w:space="0" w:color="auto"/>
        <w:bottom w:val="none" w:sz="0" w:space="0" w:color="auto"/>
        <w:right w:val="none" w:sz="0" w:space="0" w:color="auto"/>
      </w:divBdr>
    </w:div>
    <w:div w:id="1600915435">
      <w:bodyDiv w:val="1"/>
      <w:marLeft w:val="0"/>
      <w:marRight w:val="0"/>
      <w:marTop w:val="0"/>
      <w:marBottom w:val="0"/>
      <w:divBdr>
        <w:top w:val="none" w:sz="0" w:space="0" w:color="auto"/>
        <w:left w:val="none" w:sz="0" w:space="0" w:color="auto"/>
        <w:bottom w:val="none" w:sz="0" w:space="0" w:color="auto"/>
        <w:right w:val="none" w:sz="0" w:space="0" w:color="auto"/>
      </w:divBdr>
    </w:div>
    <w:div w:id="1611661512">
      <w:bodyDiv w:val="1"/>
      <w:marLeft w:val="0"/>
      <w:marRight w:val="0"/>
      <w:marTop w:val="0"/>
      <w:marBottom w:val="0"/>
      <w:divBdr>
        <w:top w:val="none" w:sz="0" w:space="0" w:color="auto"/>
        <w:left w:val="none" w:sz="0" w:space="0" w:color="auto"/>
        <w:bottom w:val="none" w:sz="0" w:space="0" w:color="auto"/>
        <w:right w:val="none" w:sz="0" w:space="0" w:color="auto"/>
      </w:divBdr>
    </w:div>
    <w:div w:id="1618369348">
      <w:bodyDiv w:val="1"/>
      <w:marLeft w:val="0"/>
      <w:marRight w:val="0"/>
      <w:marTop w:val="0"/>
      <w:marBottom w:val="0"/>
      <w:divBdr>
        <w:top w:val="none" w:sz="0" w:space="0" w:color="auto"/>
        <w:left w:val="none" w:sz="0" w:space="0" w:color="auto"/>
        <w:bottom w:val="none" w:sz="0" w:space="0" w:color="auto"/>
        <w:right w:val="none" w:sz="0" w:space="0" w:color="auto"/>
      </w:divBdr>
    </w:div>
    <w:div w:id="1624535662">
      <w:bodyDiv w:val="1"/>
      <w:marLeft w:val="0"/>
      <w:marRight w:val="0"/>
      <w:marTop w:val="0"/>
      <w:marBottom w:val="0"/>
      <w:divBdr>
        <w:top w:val="none" w:sz="0" w:space="0" w:color="auto"/>
        <w:left w:val="none" w:sz="0" w:space="0" w:color="auto"/>
        <w:bottom w:val="none" w:sz="0" w:space="0" w:color="auto"/>
        <w:right w:val="none" w:sz="0" w:space="0" w:color="auto"/>
      </w:divBdr>
    </w:div>
    <w:div w:id="1646545271">
      <w:bodyDiv w:val="1"/>
      <w:marLeft w:val="0"/>
      <w:marRight w:val="0"/>
      <w:marTop w:val="0"/>
      <w:marBottom w:val="0"/>
      <w:divBdr>
        <w:top w:val="none" w:sz="0" w:space="0" w:color="auto"/>
        <w:left w:val="none" w:sz="0" w:space="0" w:color="auto"/>
        <w:bottom w:val="none" w:sz="0" w:space="0" w:color="auto"/>
        <w:right w:val="none" w:sz="0" w:space="0" w:color="auto"/>
      </w:divBdr>
      <w:divsChild>
        <w:div w:id="988943280">
          <w:marLeft w:val="0"/>
          <w:marRight w:val="0"/>
          <w:marTop w:val="0"/>
          <w:marBottom w:val="0"/>
          <w:divBdr>
            <w:top w:val="none" w:sz="0" w:space="0" w:color="auto"/>
            <w:left w:val="none" w:sz="0" w:space="0" w:color="auto"/>
            <w:bottom w:val="none" w:sz="0" w:space="0" w:color="auto"/>
            <w:right w:val="none" w:sz="0" w:space="0" w:color="auto"/>
          </w:divBdr>
        </w:div>
        <w:div w:id="1241720714">
          <w:marLeft w:val="0"/>
          <w:marRight w:val="0"/>
          <w:marTop w:val="0"/>
          <w:marBottom w:val="0"/>
          <w:divBdr>
            <w:top w:val="none" w:sz="0" w:space="0" w:color="auto"/>
            <w:left w:val="none" w:sz="0" w:space="0" w:color="auto"/>
            <w:bottom w:val="none" w:sz="0" w:space="0" w:color="auto"/>
            <w:right w:val="none" w:sz="0" w:space="0" w:color="auto"/>
          </w:divBdr>
        </w:div>
        <w:div w:id="1343244108">
          <w:marLeft w:val="0"/>
          <w:marRight w:val="0"/>
          <w:marTop w:val="0"/>
          <w:marBottom w:val="0"/>
          <w:divBdr>
            <w:top w:val="none" w:sz="0" w:space="0" w:color="auto"/>
            <w:left w:val="none" w:sz="0" w:space="0" w:color="auto"/>
            <w:bottom w:val="none" w:sz="0" w:space="0" w:color="auto"/>
            <w:right w:val="none" w:sz="0" w:space="0" w:color="auto"/>
          </w:divBdr>
        </w:div>
      </w:divsChild>
    </w:div>
    <w:div w:id="1659335232">
      <w:bodyDiv w:val="1"/>
      <w:marLeft w:val="0"/>
      <w:marRight w:val="0"/>
      <w:marTop w:val="0"/>
      <w:marBottom w:val="0"/>
      <w:divBdr>
        <w:top w:val="none" w:sz="0" w:space="0" w:color="auto"/>
        <w:left w:val="none" w:sz="0" w:space="0" w:color="auto"/>
        <w:bottom w:val="none" w:sz="0" w:space="0" w:color="auto"/>
        <w:right w:val="none" w:sz="0" w:space="0" w:color="auto"/>
      </w:divBdr>
    </w:div>
    <w:div w:id="1661496572">
      <w:bodyDiv w:val="1"/>
      <w:marLeft w:val="0"/>
      <w:marRight w:val="0"/>
      <w:marTop w:val="0"/>
      <w:marBottom w:val="0"/>
      <w:divBdr>
        <w:top w:val="none" w:sz="0" w:space="0" w:color="auto"/>
        <w:left w:val="none" w:sz="0" w:space="0" w:color="auto"/>
        <w:bottom w:val="none" w:sz="0" w:space="0" w:color="auto"/>
        <w:right w:val="none" w:sz="0" w:space="0" w:color="auto"/>
      </w:divBdr>
    </w:div>
    <w:div w:id="1668898876">
      <w:bodyDiv w:val="1"/>
      <w:marLeft w:val="0"/>
      <w:marRight w:val="0"/>
      <w:marTop w:val="0"/>
      <w:marBottom w:val="0"/>
      <w:divBdr>
        <w:top w:val="none" w:sz="0" w:space="0" w:color="auto"/>
        <w:left w:val="none" w:sz="0" w:space="0" w:color="auto"/>
        <w:bottom w:val="none" w:sz="0" w:space="0" w:color="auto"/>
        <w:right w:val="none" w:sz="0" w:space="0" w:color="auto"/>
      </w:divBdr>
      <w:divsChild>
        <w:div w:id="1040322317">
          <w:marLeft w:val="0"/>
          <w:marRight w:val="0"/>
          <w:marTop w:val="0"/>
          <w:marBottom w:val="0"/>
          <w:divBdr>
            <w:top w:val="none" w:sz="0" w:space="0" w:color="auto"/>
            <w:left w:val="none" w:sz="0" w:space="0" w:color="auto"/>
            <w:bottom w:val="none" w:sz="0" w:space="0" w:color="auto"/>
            <w:right w:val="none" w:sz="0" w:space="0" w:color="auto"/>
          </w:divBdr>
          <w:divsChild>
            <w:div w:id="486702667">
              <w:marLeft w:val="0"/>
              <w:marRight w:val="0"/>
              <w:marTop w:val="0"/>
              <w:marBottom w:val="0"/>
              <w:divBdr>
                <w:top w:val="none" w:sz="0" w:space="0" w:color="auto"/>
                <w:left w:val="none" w:sz="0" w:space="0" w:color="auto"/>
                <w:bottom w:val="none" w:sz="0" w:space="0" w:color="auto"/>
                <w:right w:val="none" w:sz="0" w:space="0" w:color="auto"/>
              </w:divBdr>
              <w:divsChild>
                <w:div w:id="1976908665">
                  <w:marLeft w:val="0"/>
                  <w:marRight w:val="0"/>
                  <w:marTop w:val="0"/>
                  <w:marBottom w:val="0"/>
                  <w:divBdr>
                    <w:top w:val="none" w:sz="0" w:space="0" w:color="auto"/>
                    <w:left w:val="none" w:sz="0" w:space="0" w:color="auto"/>
                    <w:bottom w:val="none" w:sz="0" w:space="0" w:color="auto"/>
                    <w:right w:val="none" w:sz="0" w:space="0" w:color="auto"/>
                  </w:divBdr>
                  <w:divsChild>
                    <w:div w:id="103967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9670265">
      <w:bodyDiv w:val="1"/>
      <w:marLeft w:val="0"/>
      <w:marRight w:val="0"/>
      <w:marTop w:val="0"/>
      <w:marBottom w:val="0"/>
      <w:divBdr>
        <w:top w:val="none" w:sz="0" w:space="0" w:color="auto"/>
        <w:left w:val="none" w:sz="0" w:space="0" w:color="auto"/>
        <w:bottom w:val="none" w:sz="0" w:space="0" w:color="auto"/>
        <w:right w:val="none" w:sz="0" w:space="0" w:color="auto"/>
      </w:divBdr>
    </w:div>
    <w:div w:id="1695963187">
      <w:bodyDiv w:val="1"/>
      <w:marLeft w:val="0"/>
      <w:marRight w:val="0"/>
      <w:marTop w:val="0"/>
      <w:marBottom w:val="0"/>
      <w:divBdr>
        <w:top w:val="none" w:sz="0" w:space="0" w:color="auto"/>
        <w:left w:val="none" w:sz="0" w:space="0" w:color="auto"/>
        <w:bottom w:val="none" w:sz="0" w:space="0" w:color="auto"/>
        <w:right w:val="none" w:sz="0" w:space="0" w:color="auto"/>
      </w:divBdr>
    </w:div>
    <w:div w:id="1700202130">
      <w:bodyDiv w:val="1"/>
      <w:marLeft w:val="0"/>
      <w:marRight w:val="0"/>
      <w:marTop w:val="0"/>
      <w:marBottom w:val="0"/>
      <w:divBdr>
        <w:top w:val="none" w:sz="0" w:space="0" w:color="auto"/>
        <w:left w:val="none" w:sz="0" w:space="0" w:color="auto"/>
        <w:bottom w:val="none" w:sz="0" w:space="0" w:color="auto"/>
        <w:right w:val="none" w:sz="0" w:space="0" w:color="auto"/>
      </w:divBdr>
    </w:div>
    <w:div w:id="1705136646">
      <w:bodyDiv w:val="1"/>
      <w:marLeft w:val="0"/>
      <w:marRight w:val="0"/>
      <w:marTop w:val="0"/>
      <w:marBottom w:val="0"/>
      <w:divBdr>
        <w:top w:val="none" w:sz="0" w:space="0" w:color="auto"/>
        <w:left w:val="none" w:sz="0" w:space="0" w:color="auto"/>
        <w:bottom w:val="none" w:sz="0" w:space="0" w:color="auto"/>
        <w:right w:val="none" w:sz="0" w:space="0" w:color="auto"/>
      </w:divBdr>
    </w:div>
    <w:div w:id="1713266540">
      <w:bodyDiv w:val="1"/>
      <w:marLeft w:val="0"/>
      <w:marRight w:val="0"/>
      <w:marTop w:val="0"/>
      <w:marBottom w:val="0"/>
      <w:divBdr>
        <w:top w:val="none" w:sz="0" w:space="0" w:color="auto"/>
        <w:left w:val="none" w:sz="0" w:space="0" w:color="auto"/>
        <w:bottom w:val="none" w:sz="0" w:space="0" w:color="auto"/>
        <w:right w:val="none" w:sz="0" w:space="0" w:color="auto"/>
      </w:divBdr>
    </w:div>
    <w:div w:id="1714579240">
      <w:bodyDiv w:val="1"/>
      <w:marLeft w:val="0"/>
      <w:marRight w:val="0"/>
      <w:marTop w:val="0"/>
      <w:marBottom w:val="0"/>
      <w:divBdr>
        <w:top w:val="none" w:sz="0" w:space="0" w:color="auto"/>
        <w:left w:val="none" w:sz="0" w:space="0" w:color="auto"/>
        <w:bottom w:val="none" w:sz="0" w:space="0" w:color="auto"/>
        <w:right w:val="none" w:sz="0" w:space="0" w:color="auto"/>
      </w:divBdr>
    </w:div>
    <w:div w:id="1719086241">
      <w:bodyDiv w:val="1"/>
      <w:marLeft w:val="0"/>
      <w:marRight w:val="0"/>
      <w:marTop w:val="0"/>
      <w:marBottom w:val="0"/>
      <w:divBdr>
        <w:top w:val="none" w:sz="0" w:space="0" w:color="auto"/>
        <w:left w:val="none" w:sz="0" w:space="0" w:color="auto"/>
        <w:bottom w:val="none" w:sz="0" w:space="0" w:color="auto"/>
        <w:right w:val="none" w:sz="0" w:space="0" w:color="auto"/>
      </w:divBdr>
    </w:div>
    <w:div w:id="1741563788">
      <w:bodyDiv w:val="1"/>
      <w:marLeft w:val="0"/>
      <w:marRight w:val="0"/>
      <w:marTop w:val="0"/>
      <w:marBottom w:val="0"/>
      <w:divBdr>
        <w:top w:val="none" w:sz="0" w:space="0" w:color="auto"/>
        <w:left w:val="none" w:sz="0" w:space="0" w:color="auto"/>
        <w:bottom w:val="none" w:sz="0" w:space="0" w:color="auto"/>
        <w:right w:val="none" w:sz="0" w:space="0" w:color="auto"/>
      </w:divBdr>
    </w:div>
    <w:div w:id="1744526414">
      <w:bodyDiv w:val="1"/>
      <w:marLeft w:val="0"/>
      <w:marRight w:val="0"/>
      <w:marTop w:val="0"/>
      <w:marBottom w:val="0"/>
      <w:divBdr>
        <w:top w:val="none" w:sz="0" w:space="0" w:color="auto"/>
        <w:left w:val="none" w:sz="0" w:space="0" w:color="auto"/>
        <w:bottom w:val="none" w:sz="0" w:space="0" w:color="auto"/>
        <w:right w:val="none" w:sz="0" w:space="0" w:color="auto"/>
      </w:divBdr>
    </w:div>
    <w:div w:id="1765414367">
      <w:bodyDiv w:val="1"/>
      <w:marLeft w:val="0"/>
      <w:marRight w:val="0"/>
      <w:marTop w:val="0"/>
      <w:marBottom w:val="0"/>
      <w:divBdr>
        <w:top w:val="none" w:sz="0" w:space="0" w:color="auto"/>
        <w:left w:val="none" w:sz="0" w:space="0" w:color="auto"/>
        <w:bottom w:val="none" w:sz="0" w:space="0" w:color="auto"/>
        <w:right w:val="none" w:sz="0" w:space="0" w:color="auto"/>
      </w:divBdr>
    </w:div>
    <w:div w:id="1779254992">
      <w:bodyDiv w:val="1"/>
      <w:marLeft w:val="0"/>
      <w:marRight w:val="0"/>
      <w:marTop w:val="0"/>
      <w:marBottom w:val="0"/>
      <w:divBdr>
        <w:top w:val="none" w:sz="0" w:space="0" w:color="auto"/>
        <w:left w:val="none" w:sz="0" w:space="0" w:color="auto"/>
        <w:bottom w:val="none" w:sz="0" w:space="0" w:color="auto"/>
        <w:right w:val="none" w:sz="0" w:space="0" w:color="auto"/>
      </w:divBdr>
    </w:div>
    <w:div w:id="1785148431">
      <w:bodyDiv w:val="1"/>
      <w:marLeft w:val="0"/>
      <w:marRight w:val="0"/>
      <w:marTop w:val="0"/>
      <w:marBottom w:val="0"/>
      <w:divBdr>
        <w:top w:val="none" w:sz="0" w:space="0" w:color="auto"/>
        <w:left w:val="none" w:sz="0" w:space="0" w:color="auto"/>
        <w:bottom w:val="none" w:sz="0" w:space="0" w:color="auto"/>
        <w:right w:val="none" w:sz="0" w:space="0" w:color="auto"/>
      </w:divBdr>
    </w:div>
    <w:div w:id="1796673020">
      <w:bodyDiv w:val="1"/>
      <w:marLeft w:val="0"/>
      <w:marRight w:val="0"/>
      <w:marTop w:val="0"/>
      <w:marBottom w:val="0"/>
      <w:divBdr>
        <w:top w:val="none" w:sz="0" w:space="0" w:color="auto"/>
        <w:left w:val="none" w:sz="0" w:space="0" w:color="auto"/>
        <w:bottom w:val="none" w:sz="0" w:space="0" w:color="auto"/>
        <w:right w:val="none" w:sz="0" w:space="0" w:color="auto"/>
      </w:divBdr>
    </w:div>
    <w:div w:id="1797916024">
      <w:bodyDiv w:val="1"/>
      <w:marLeft w:val="0"/>
      <w:marRight w:val="0"/>
      <w:marTop w:val="0"/>
      <w:marBottom w:val="0"/>
      <w:divBdr>
        <w:top w:val="none" w:sz="0" w:space="0" w:color="auto"/>
        <w:left w:val="none" w:sz="0" w:space="0" w:color="auto"/>
        <w:bottom w:val="none" w:sz="0" w:space="0" w:color="auto"/>
        <w:right w:val="none" w:sz="0" w:space="0" w:color="auto"/>
      </w:divBdr>
    </w:div>
    <w:div w:id="1798142672">
      <w:bodyDiv w:val="1"/>
      <w:marLeft w:val="0"/>
      <w:marRight w:val="0"/>
      <w:marTop w:val="0"/>
      <w:marBottom w:val="0"/>
      <w:divBdr>
        <w:top w:val="none" w:sz="0" w:space="0" w:color="auto"/>
        <w:left w:val="none" w:sz="0" w:space="0" w:color="auto"/>
        <w:bottom w:val="none" w:sz="0" w:space="0" w:color="auto"/>
        <w:right w:val="none" w:sz="0" w:space="0" w:color="auto"/>
      </w:divBdr>
    </w:div>
    <w:div w:id="1798715018">
      <w:bodyDiv w:val="1"/>
      <w:marLeft w:val="0"/>
      <w:marRight w:val="0"/>
      <w:marTop w:val="0"/>
      <w:marBottom w:val="0"/>
      <w:divBdr>
        <w:top w:val="none" w:sz="0" w:space="0" w:color="auto"/>
        <w:left w:val="none" w:sz="0" w:space="0" w:color="auto"/>
        <w:bottom w:val="none" w:sz="0" w:space="0" w:color="auto"/>
        <w:right w:val="none" w:sz="0" w:space="0" w:color="auto"/>
      </w:divBdr>
    </w:div>
    <w:div w:id="1809349469">
      <w:bodyDiv w:val="1"/>
      <w:marLeft w:val="0"/>
      <w:marRight w:val="0"/>
      <w:marTop w:val="0"/>
      <w:marBottom w:val="0"/>
      <w:divBdr>
        <w:top w:val="none" w:sz="0" w:space="0" w:color="auto"/>
        <w:left w:val="none" w:sz="0" w:space="0" w:color="auto"/>
        <w:bottom w:val="none" w:sz="0" w:space="0" w:color="auto"/>
        <w:right w:val="none" w:sz="0" w:space="0" w:color="auto"/>
      </w:divBdr>
    </w:div>
    <w:div w:id="1851604187">
      <w:bodyDiv w:val="1"/>
      <w:marLeft w:val="0"/>
      <w:marRight w:val="0"/>
      <w:marTop w:val="0"/>
      <w:marBottom w:val="0"/>
      <w:divBdr>
        <w:top w:val="none" w:sz="0" w:space="0" w:color="auto"/>
        <w:left w:val="none" w:sz="0" w:space="0" w:color="auto"/>
        <w:bottom w:val="none" w:sz="0" w:space="0" w:color="auto"/>
        <w:right w:val="none" w:sz="0" w:space="0" w:color="auto"/>
      </w:divBdr>
    </w:div>
    <w:div w:id="1854802216">
      <w:bodyDiv w:val="1"/>
      <w:marLeft w:val="0"/>
      <w:marRight w:val="0"/>
      <w:marTop w:val="0"/>
      <w:marBottom w:val="0"/>
      <w:divBdr>
        <w:top w:val="none" w:sz="0" w:space="0" w:color="auto"/>
        <w:left w:val="none" w:sz="0" w:space="0" w:color="auto"/>
        <w:bottom w:val="none" w:sz="0" w:space="0" w:color="auto"/>
        <w:right w:val="none" w:sz="0" w:space="0" w:color="auto"/>
      </w:divBdr>
    </w:div>
    <w:div w:id="1858425687">
      <w:bodyDiv w:val="1"/>
      <w:marLeft w:val="0"/>
      <w:marRight w:val="0"/>
      <w:marTop w:val="0"/>
      <w:marBottom w:val="0"/>
      <w:divBdr>
        <w:top w:val="none" w:sz="0" w:space="0" w:color="auto"/>
        <w:left w:val="none" w:sz="0" w:space="0" w:color="auto"/>
        <w:bottom w:val="none" w:sz="0" w:space="0" w:color="auto"/>
        <w:right w:val="none" w:sz="0" w:space="0" w:color="auto"/>
      </w:divBdr>
    </w:div>
    <w:div w:id="1858537406">
      <w:bodyDiv w:val="1"/>
      <w:marLeft w:val="0"/>
      <w:marRight w:val="0"/>
      <w:marTop w:val="0"/>
      <w:marBottom w:val="0"/>
      <w:divBdr>
        <w:top w:val="none" w:sz="0" w:space="0" w:color="auto"/>
        <w:left w:val="none" w:sz="0" w:space="0" w:color="auto"/>
        <w:bottom w:val="none" w:sz="0" w:space="0" w:color="auto"/>
        <w:right w:val="none" w:sz="0" w:space="0" w:color="auto"/>
      </w:divBdr>
    </w:div>
    <w:div w:id="1908031001">
      <w:bodyDiv w:val="1"/>
      <w:marLeft w:val="0"/>
      <w:marRight w:val="0"/>
      <w:marTop w:val="0"/>
      <w:marBottom w:val="0"/>
      <w:divBdr>
        <w:top w:val="none" w:sz="0" w:space="0" w:color="auto"/>
        <w:left w:val="none" w:sz="0" w:space="0" w:color="auto"/>
        <w:bottom w:val="none" w:sz="0" w:space="0" w:color="auto"/>
        <w:right w:val="none" w:sz="0" w:space="0" w:color="auto"/>
      </w:divBdr>
    </w:div>
    <w:div w:id="1918321330">
      <w:bodyDiv w:val="1"/>
      <w:marLeft w:val="0"/>
      <w:marRight w:val="0"/>
      <w:marTop w:val="0"/>
      <w:marBottom w:val="0"/>
      <w:divBdr>
        <w:top w:val="none" w:sz="0" w:space="0" w:color="auto"/>
        <w:left w:val="none" w:sz="0" w:space="0" w:color="auto"/>
        <w:bottom w:val="none" w:sz="0" w:space="0" w:color="auto"/>
        <w:right w:val="none" w:sz="0" w:space="0" w:color="auto"/>
      </w:divBdr>
    </w:div>
    <w:div w:id="1920826147">
      <w:bodyDiv w:val="1"/>
      <w:marLeft w:val="0"/>
      <w:marRight w:val="0"/>
      <w:marTop w:val="0"/>
      <w:marBottom w:val="0"/>
      <w:divBdr>
        <w:top w:val="none" w:sz="0" w:space="0" w:color="auto"/>
        <w:left w:val="none" w:sz="0" w:space="0" w:color="auto"/>
        <w:bottom w:val="none" w:sz="0" w:space="0" w:color="auto"/>
        <w:right w:val="none" w:sz="0" w:space="0" w:color="auto"/>
      </w:divBdr>
    </w:div>
    <w:div w:id="1954088608">
      <w:bodyDiv w:val="1"/>
      <w:marLeft w:val="0"/>
      <w:marRight w:val="0"/>
      <w:marTop w:val="0"/>
      <w:marBottom w:val="0"/>
      <w:divBdr>
        <w:top w:val="none" w:sz="0" w:space="0" w:color="auto"/>
        <w:left w:val="none" w:sz="0" w:space="0" w:color="auto"/>
        <w:bottom w:val="none" w:sz="0" w:space="0" w:color="auto"/>
        <w:right w:val="none" w:sz="0" w:space="0" w:color="auto"/>
      </w:divBdr>
    </w:div>
    <w:div w:id="1969817652">
      <w:bodyDiv w:val="1"/>
      <w:marLeft w:val="0"/>
      <w:marRight w:val="0"/>
      <w:marTop w:val="0"/>
      <w:marBottom w:val="0"/>
      <w:divBdr>
        <w:top w:val="none" w:sz="0" w:space="0" w:color="auto"/>
        <w:left w:val="none" w:sz="0" w:space="0" w:color="auto"/>
        <w:bottom w:val="none" w:sz="0" w:space="0" w:color="auto"/>
        <w:right w:val="none" w:sz="0" w:space="0" w:color="auto"/>
      </w:divBdr>
    </w:div>
    <w:div w:id="1991471288">
      <w:bodyDiv w:val="1"/>
      <w:marLeft w:val="0"/>
      <w:marRight w:val="0"/>
      <w:marTop w:val="0"/>
      <w:marBottom w:val="0"/>
      <w:divBdr>
        <w:top w:val="none" w:sz="0" w:space="0" w:color="auto"/>
        <w:left w:val="none" w:sz="0" w:space="0" w:color="auto"/>
        <w:bottom w:val="none" w:sz="0" w:space="0" w:color="auto"/>
        <w:right w:val="none" w:sz="0" w:space="0" w:color="auto"/>
      </w:divBdr>
    </w:div>
    <w:div w:id="2001615648">
      <w:bodyDiv w:val="1"/>
      <w:marLeft w:val="0"/>
      <w:marRight w:val="0"/>
      <w:marTop w:val="0"/>
      <w:marBottom w:val="0"/>
      <w:divBdr>
        <w:top w:val="none" w:sz="0" w:space="0" w:color="auto"/>
        <w:left w:val="none" w:sz="0" w:space="0" w:color="auto"/>
        <w:bottom w:val="none" w:sz="0" w:space="0" w:color="auto"/>
        <w:right w:val="none" w:sz="0" w:space="0" w:color="auto"/>
      </w:divBdr>
    </w:div>
    <w:div w:id="2018993248">
      <w:bodyDiv w:val="1"/>
      <w:marLeft w:val="0"/>
      <w:marRight w:val="0"/>
      <w:marTop w:val="0"/>
      <w:marBottom w:val="0"/>
      <w:divBdr>
        <w:top w:val="none" w:sz="0" w:space="0" w:color="auto"/>
        <w:left w:val="none" w:sz="0" w:space="0" w:color="auto"/>
        <w:bottom w:val="none" w:sz="0" w:space="0" w:color="auto"/>
        <w:right w:val="none" w:sz="0" w:space="0" w:color="auto"/>
      </w:divBdr>
    </w:div>
    <w:div w:id="2027948436">
      <w:bodyDiv w:val="1"/>
      <w:marLeft w:val="0"/>
      <w:marRight w:val="0"/>
      <w:marTop w:val="0"/>
      <w:marBottom w:val="0"/>
      <w:divBdr>
        <w:top w:val="none" w:sz="0" w:space="0" w:color="auto"/>
        <w:left w:val="none" w:sz="0" w:space="0" w:color="auto"/>
        <w:bottom w:val="none" w:sz="0" w:space="0" w:color="auto"/>
        <w:right w:val="none" w:sz="0" w:space="0" w:color="auto"/>
      </w:divBdr>
    </w:div>
    <w:div w:id="2048026599">
      <w:bodyDiv w:val="1"/>
      <w:marLeft w:val="0"/>
      <w:marRight w:val="0"/>
      <w:marTop w:val="0"/>
      <w:marBottom w:val="0"/>
      <w:divBdr>
        <w:top w:val="none" w:sz="0" w:space="0" w:color="auto"/>
        <w:left w:val="none" w:sz="0" w:space="0" w:color="auto"/>
        <w:bottom w:val="none" w:sz="0" w:space="0" w:color="auto"/>
        <w:right w:val="none" w:sz="0" w:space="0" w:color="auto"/>
      </w:divBdr>
      <w:divsChild>
        <w:div w:id="982805835">
          <w:marLeft w:val="0"/>
          <w:marRight w:val="0"/>
          <w:marTop w:val="0"/>
          <w:marBottom w:val="0"/>
          <w:divBdr>
            <w:top w:val="none" w:sz="0" w:space="0" w:color="auto"/>
            <w:left w:val="none" w:sz="0" w:space="0" w:color="auto"/>
            <w:bottom w:val="none" w:sz="0" w:space="0" w:color="auto"/>
            <w:right w:val="none" w:sz="0" w:space="0" w:color="auto"/>
          </w:divBdr>
          <w:divsChild>
            <w:div w:id="1532647105">
              <w:marLeft w:val="0"/>
              <w:marRight w:val="0"/>
              <w:marTop w:val="0"/>
              <w:marBottom w:val="0"/>
              <w:divBdr>
                <w:top w:val="none" w:sz="0" w:space="0" w:color="auto"/>
                <w:left w:val="none" w:sz="0" w:space="0" w:color="auto"/>
                <w:bottom w:val="none" w:sz="0" w:space="0" w:color="auto"/>
                <w:right w:val="none" w:sz="0" w:space="0" w:color="auto"/>
              </w:divBdr>
              <w:divsChild>
                <w:div w:id="1805460405">
                  <w:marLeft w:val="0"/>
                  <w:marRight w:val="0"/>
                  <w:marTop w:val="0"/>
                  <w:marBottom w:val="0"/>
                  <w:divBdr>
                    <w:top w:val="none" w:sz="0" w:space="0" w:color="auto"/>
                    <w:left w:val="none" w:sz="0" w:space="0" w:color="auto"/>
                    <w:bottom w:val="none" w:sz="0" w:space="0" w:color="auto"/>
                    <w:right w:val="none" w:sz="0" w:space="0" w:color="auto"/>
                  </w:divBdr>
                  <w:divsChild>
                    <w:div w:id="2030522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7872901">
      <w:bodyDiv w:val="1"/>
      <w:marLeft w:val="0"/>
      <w:marRight w:val="0"/>
      <w:marTop w:val="0"/>
      <w:marBottom w:val="0"/>
      <w:divBdr>
        <w:top w:val="none" w:sz="0" w:space="0" w:color="auto"/>
        <w:left w:val="none" w:sz="0" w:space="0" w:color="auto"/>
        <w:bottom w:val="none" w:sz="0" w:space="0" w:color="auto"/>
        <w:right w:val="none" w:sz="0" w:space="0" w:color="auto"/>
      </w:divBdr>
    </w:div>
    <w:div w:id="2070105561">
      <w:bodyDiv w:val="1"/>
      <w:marLeft w:val="0"/>
      <w:marRight w:val="0"/>
      <w:marTop w:val="0"/>
      <w:marBottom w:val="0"/>
      <w:divBdr>
        <w:top w:val="none" w:sz="0" w:space="0" w:color="auto"/>
        <w:left w:val="none" w:sz="0" w:space="0" w:color="auto"/>
        <w:bottom w:val="none" w:sz="0" w:space="0" w:color="auto"/>
        <w:right w:val="none" w:sz="0" w:space="0" w:color="auto"/>
      </w:divBdr>
    </w:div>
    <w:div w:id="2074959235">
      <w:bodyDiv w:val="1"/>
      <w:marLeft w:val="0"/>
      <w:marRight w:val="0"/>
      <w:marTop w:val="0"/>
      <w:marBottom w:val="0"/>
      <w:divBdr>
        <w:top w:val="none" w:sz="0" w:space="0" w:color="auto"/>
        <w:left w:val="none" w:sz="0" w:space="0" w:color="auto"/>
        <w:bottom w:val="none" w:sz="0" w:space="0" w:color="auto"/>
        <w:right w:val="none" w:sz="0" w:space="0" w:color="auto"/>
      </w:divBdr>
    </w:div>
    <w:div w:id="2087804434">
      <w:bodyDiv w:val="1"/>
      <w:marLeft w:val="0"/>
      <w:marRight w:val="0"/>
      <w:marTop w:val="0"/>
      <w:marBottom w:val="0"/>
      <w:divBdr>
        <w:top w:val="none" w:sz="0" w:space="0" w:color="auto"/>
        <w:left w:val="none" w:sz="0" w:space="0" w:color="auto"/>
        <w:bottom w:val="none" w:sz="0" w:space="0" w:color="auto"/>
        <w:right w:val="none" w:sz="0" w:space="0" w:color="auto"/>
      </w:divBdr>
    </w:div>
    <w:div w:id="2100133374">
      <w:bodyDiv w:val="1"/>
      <w:marLeft w:val="0"/>
      <w:marRight w:val="0"/>
      <w:marTop w:val="0"/>
      <w:marBottom w:val="0"/>
      <w:divBdr>
        <w:top w:val="none" w:sz="0" w:space="0" w:color="auto"/>
        <w:left w:val="none" w:sz="0" w:space="0" w:color="auto"/>
        <w:bottom w:val="none" w:sz="0" w:space="0" w:color="auto"/>
        <w:right w:val="none" w:sz="0" w:space="0" w:color="auto"/>
      </w:divBdr>
    </w:div>
    <w:div w:id="2104910352">
      <w:bodyDiv w:val="1"/>
      <w:marLeft w:val="0"/>
      <w:marRight w:val="0"/>
      <w:marTop w:val="0"/>
      <w:marBottom w:val="0"/>
      <w:divBdr>
        <w:top w:val="none" w:sz="0" w:space="0" w:color="auto"/>
        <w:left w:val="none" w:sz="0" w:space="0" w:color="auto"/>
        <w:bottom w:val="none" w:sz="0" w:space="0" w:color="auto"/>
        <w:right w:val="none" w:sz="0" w:space="0" w:color="auto"/>
      </w:divBdr>
    </w:div>
    <w:div w:id="2117211643">
      <w:bodyDiv w:val="1"/>
      <w:marLeft w:val="0"/>
      <w:marRight w:val="0"/>
      <w:marTop w:val="0"/>
      <w:marBottom w:val="0"/>
      <w:divBdr>
        <w:top w:val="none" w:sz="0" w:space="0" w:color="auto"/>
        <w:left w:val="none" w:sz="0" w:space="0" w:color="auto"/>
        <w:bottom w:val="none" w:sz="0" w:space="0" w:color="auto"/>
        <w:right w:val="none" w:sz="0" w:space="0" w:color="auto"/>
      </w:divBdr>
    </w:div>
    <w:div w:id="2118794794">
      <w:bodyDiv w:val="1"/>
      <w:marLeft w:val="0"/>
      <w:marRight w:val="0"/>
      <w:marTop w:val="0"/>
      <w:marBottom w:val="0"/>
      <w:divBdr>
        <w:top w:val="none" w:sz="0" w:space="0" w:color="auto"/>
        <w:left w:val="none" w:sz="0" w:space="0" w:color="auto"/>
        <w:bottom w:val="none" w:sz="0" w:space="0" w:color="auto"/>
        <w:right w:val="none" w:sz="0" w:space="0" w:color="auto"/>
      </w:divBdr>
    </w:div>
    <w:div w:id="2119719948">
      <w:bodyDiv w:val="1"/>
      <w:marLeft w:val="0"/>
      <w:marRight w:val="0"/>
      <w:marTop w:val="0"/>
      <w:marBottom w:val="0"/>
      <w:divBdr>
        <w:top w:val="none" w:sz="0" w:space="0" w:color="auto"/>
        <w:left w:val="none" w:sz="0" w:space="0" w:color="auto"/>
        <w:bottom w:val="none" w:sz="0" w:space="0" w:color="auto"/>
        <w:right w:val="none" w:sz="0" w:space="0" w:color="auto"/>
      </w:divBdr>
    </w:div>
    <w:div w:id="2138136405">
      <w:bodyDiv w:val="1"/>
      <w:marLeft w:val="0"/>
      <w:marRight w:val="0"/>
      <w:marTop w:val="0"/>
      <w:marBottom w:val="0"/>
      <w:divBdr>
        <w:top w:val="none" w:sz="0" w:space="0" w:color="auto"/>
        <w:left w:val="none" w:sz="0" w:space="0" w:color="auto"/>
        <w:bottom w:val="none" w:sz="0" w:space="0" w:color="auto"/>
        <w:right w:val="none" w:sz="0" w:space="0" w:color="auto"/>
      </w:divBdr>
    </w:div>
    <w:div w:id="2140561365">
      <w:bodyDiv w:val="1"/>
      <w:marLeft w:val="0"/>
      <w:marRight w:val="0"/>
      <w:marTop w:val="0"/>
      <w:marBottom w:val="0"/>
      <w:divBdr>
        <w:top w:val="none" w:sz="0" w:space="0" w:color="auto"/>
        <w:left w:val="none" w:sz="0" w:space="0" w:color="auto"/>
        <w:bottom w:val="none" w:sz="0" w:space="0" w:color="auto"/>
        <w:right w:val="none" w:sz="0" w:space="0" w:color="auto"/>
      </w:divBdr>
    </w:div>
    <w:div w:id="21407620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3" Type="http://schemas.openxmlformats.org/officeDocument/2006/relationships/customXml" Target="../customXml/item3.xml"/><Relationship Id="rId21" Type="http://schemas.openxmlformats.org/officeDocument/2006/relationships/glossaryDocument" Target="glossary/document.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emf"/><Relationship Id="rId2" Type="http://schemas.openxmlformats.org/officeDocument/2006/relationships/customXml" Target="../customXml/item2.xml"/><Relationship Id="rId16" Type="http://schemas.openxmlformats.org/officeDocument/2006/relationships/image" Target="media/image2.emf"/><Relationship Id="rId20" Type="http://schemas.microsoft.com/office/2011/relationships/people" Target="peop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5" Type="http://schemas.openxmlformats.org/officeDocument/2006/relationships/numbering" Target="numbering.xml"/><Relationship Id="rId15" Type="http://schemas.openxmlformats.org/officeDocument/2006/relationships/image" Target="media/image1.emf"/><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8134AB0B-E32E-F545-865B-A6101EE153A1}"/>
      </w:docPartPr>
      <w:docPartBody>
        <w:p w:rsidR="00A22436" w:rsidRDefault="00273A9D">
          <w:r w:rsidRPr="00937FCD">
            <w:rPr>
              <w:rStyle w:val="PlaceholderText"/>
            </w:rPr>
            <w:t>Click or tap here to enter text.</w:t>
          </w:r>
        </w:p>
      </w:docPartBody>
    </w:docPart>
    <w:docPart>
      <w:docPartPr>
        <w:name w:val="8BC12E01B66A364F8D54ECAD31B510A8"/>
        <w:category>
          <w:name w:val="General"/>
          <w:gallery w:val="placeholder"/>
        </w:category>
        <w:types>
          <w:type w:val="bbPlcHdr"/>
        </w:types>
        <w:behaviors>
          <w:behavior w:val="content"/>
        </w:behaviors>
        <w:guid w:val="{8D6BCA5C-A46A-194A-B7CB-DA378C475E6E}"/>
      </w:docPartPr>
      <w:docPartBody>
        <w:p w:rsidR="00A22436" w:rsidRDefault="00273A9D" w:rsidP="00273A9D">
          <w:pPr>
            <w:pStyle w:val="8BC12E01B66A364F8D54ECAD31B510A8"/>
          </w:pPr>
          <w:r w:rsidRPr="00937FCD">
            <w:rPr>
              <w:rStyle w:val="PlaceholderText"/>
            </w:rPr>
            <w:t>Click or tap here to enter text.</w:t>
          </w:r>
        </w:p>
      </w:docPartBody>
    </w:docPart>
    <w:docPart>
      <w:docPartPr>
        <w:name w:val="F959D7D8AB04904088BFEA45F965B412"/>
        <w:category>
          <w:name w:val="General"/>
          <w:gallery w:val="placeholder"/>
        </w:category>
        <w:types>
          <w:type w:val="bbPlcHdr"/>
        </w:types>
        <w:behaviors>
          <w:behavior w:val="content"/>
        </w:behaviors>
        <w:guid w:val="{8CD9ABCC-34AA-7846-BF6E-01DD86D1B2F4}"/>
      </w:docPartPr>
      <w:docPartBody>
        <w:p w:rsidR="004945F9" w:rsidRDefault="009D18EA" w:rsidP="009D18EA">
          <w:pPr>
            <w:pStyle w:val="F959D7D8AB04904088BFEA45F965B412"/>
          </w:pPr>
          <w:r w:rsidRPr="00937FCD">
            <w:rPr>
              <w:rStyle w:val="PlaceholderText"/>
            </w:rPr>
            <w:t>Click or tap here to enter text.</w:t>
          </w:r>
        </w:p>
      </w:docPartBody>
    </w:docPart>
    <w:docPart>
      <w:docPartPr>
        <w:name w:val="90BB0D106A17874CA17148AA50A609F6"/>
        <w:category>
          <w:name w:val="General"/>
          <w:gallery w:val="placeholder"/>
        </w:category>
        <w:types>
          <w:type w:val="bbPlcHdr"/>
        </w:types>
        <w:behaviors>
          <w:behavior w:val="content"/>
        </w:behaviors>
        <w:guid w:val="{1BA60518-BF3E-A14F-BDEA-14804FE38012}"/>
      </w:docPartPr>
      <w:docPartBody>
        <w:p w:rsidR="00982DCD" w:rsidRDefault="00127334" w:rsidP="00127334">
          <w:pPr>
            <w:pStyle w:val="90BB0D106A17874CA17148AA50A609F6"/>
          </w:pPr>
          <w:r w:rsidRPr="00937FCD">
            <w:rPr>
              <w:rStyle w:val="PlaceholderText"/>
            </w:rPr>
            <w:t>Click or tap here to enter text.</w:t>
          </w:r>
        </w:p>
      </w:docPartBody>
    </w:docPart>
    <w:docPart>
      <w:docPartPr>
        <w:name w:val="3500D6F955DE46409F6F4F23B2AF71F8"/>
        <w:category>
          <w:name w:val="General"/>
          <w:gallery w:val="placeholder"/>
        </w:category>
        <w:types>
          <w:type w:val="bbPlcHdr"/>
        </w:types>
        <w:behaviors>
          <w:behavior w:val="content"/>
        </w:behaviors>
        <w:guid w:val="{E51C36EF-123C-8547-BE47-73DE2D733CB6}"/>
      </w:docPartPr>
      <w:docPartBody>
        <w:p w:rsidR="000A3B05" w:rsidRDefault="00273A9D">
          <w:pPr>
            <w:pStyle w:val="3500D6F955DE46409F6F4F23B2AF71F8"/>
          </w:pPr>
          <w:r w:rsidRPr="00937FCD">
            <w:rPr>
              <w:rStyle w:val="PlaceholderText"/>
            </w:rPr>
            <w:t>Click or tap here to enter text.</w:t>
          </w:r>
        </w:p>
      </w:docPartBody>
    </w:docPart>
    <w:docPart>
      <w:docPartPr>
        <w:name w:val="E72EBF6C2E1897439679206D525548B4"/>
        <w:category>
          <w:name w:val="General"/>
          <w:gallery w:val="placeholder"/>
        </w:category>
        <w:types>
          <w:type w:val="bbPlcHdr"/>
        </w:types>
        <w:behaviors>
          <w:behavior w:val="content"/>
        </w:behaviors>
        <w:guid w:val="{5477EEE9-F9F1-374B-BD36-BA22814087DD}"/>
      </w:docPartPr>
      <w:docPartBody>
        <w:p w:rsidR="000A3B05" w:rsidRDefault="00273A9D">
          <w:pPr>
            <w:pStyle w:val="E72EBF6C2E1897439679206D525548B4"/>
          </w:pPr>
          <w:r w:rsidRPr="00937FCD">
            <w:rPr>
              <w:rStyle w:val="PlaceholderText"/>
            </w:rPr>
            <w:t>Click or tap here to enter text.</w:t>
          </w:r>
        </w:p>
      </w:docPartBody>
    </w:docPart>
    <w:docPart>
      <w:docPartPr>
        <w:name w:val="A33B0BFB5A5B9E449255E81575450C51"/>
        <w:category>
          <w:name w:val="General"/>
          <w:gallery w:val="placeholder"/>
        </w:category>
        <w:types>
          <w:type w:val="bbPlcHdr"/>
        </w:types>
        <w:behaviors>
          <w:behavior w:val="content"/>
        </w:behaviors>
        <w:guid w:val="{380F1200-AF37-CF45-A1F5-9F98DE12D7E9}"/>
      </w:docPartPr>
      <w:docPartBody>
        <w:p w:rsidR="00833EA3" w:rsidRDefault="00470AAC">
          <w:pPr>
            <w:pStyle w:val="A33B0BFB5A5B9E449255E81575450C51"/>
          </w:pPr>
          <w:r w:rsidRPr="00937FCD">
            <w:rPr>
              <w:rStyle w:val="PlaceholderText"/>
            </w:rPr>
            <w:t>Click or tap here to enter text.</w:t>
          </w:r>
        </w:p>
      </w:docPartBody>
    </w:docPart>
    <w:docPart>
      <w:docPartPr>
        <w:name w:val="394B2AFAA2BD2E41970D8B2903076633"/>
        <w:category>
          <w:name w:val="General"/>
          <w:gallery w:val="placeholder"/>
        </w:category>
        <w:types>
          <w:type w:val="bbPlcHdr"/>
        </w:types>
        <w:behaviors>
          <w:behavior w:val="content"/>
        </w:behaviors>
        <w:guid w:val="{21879016-0BDF-234D-8108-77D7BE70AE10}"/>
      </w:docPartPr>
      <w:docPartBody>
        <w:p w:rsidR="006F25F2" w:rsidRDefault="006C0C31">
          <w:pPr>
            <w:pStyle w:val="394B2AFAA2BD2E41970D8B2903076633"/>
          </w:pPr>
          <w:r w:rsidRPr="00937FCD">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A9D"/>
    <w:rsid w:val="000A3B05"/>
    <w:rsid w:val="000C123D"/>
    <w:rsid w:val="000C4358"/>
    <w:rsid w:val="000E1A66"/>
    <w:rsid w:val="00127334"/>
    <w:rsid w:val="001576B4"/>
    <w:rsid w:val="001A2C1B"/>
    <w:rsid w:val="001A7944"/>
    <w:rsid w:val="001C6D90"/>
    <w:rsid w:val="00273A9D"/>
    <w:rsid w:val="002A463C"/>
    <w:rsid w:val="0042266C"/>
    <w:rsid w:val="0043639D"/>
    <w:rsid w:val="00455B5C"/>
    <w:rsid w:val="00470AAC"/>
    <w:rsid w:val="004945F9"/>
    <w:rsid w:val="004C58C5"/>
    <w:rsid w:val="00556BF1"/>
    <w:rsid w:val="005E328E"/>
    <w:rsid w:val="006161ED"/>
    <w:rsid w:val="006172C1"/>
    <w:rsid w:val="006C0C31"/>
    <w:rsid w:val="006E1298"/>
    <w:rsid w:val="006F25F2"/>
    <w:rsid w:val="0073737D"/>
    <w:rsid w:val="00746D56"/>
    <w:rsid w:val="00760F02"/>
    <w:rsid w:val="0077043A"/>
    <w:rsid w:val="007A6474"/>
    <w:rsid w:val="008074E2"/>
    <w:rsid w:val="00830C05"/>
    <w:rsid w:val="00833EA3"/>
    <w:rsid w:val="008479B1"/>
    <w:rsid w:val="00862A03"/>
    <w:rsid w:val="008F5F35"/>
    <w:rsid w:val="00907F40"/>
    <w:rsid w:val="00914513"/>
    <w:rsid w:val="0091662E"/>
    <w:rsid w:val="0096729D"/>
    <w:rsid w:val="00971461"/>
    <w:rsid w:val="00974B9E"/>
    <w:rsid w:val="00982DCD"/>
    <w:rsid w:val="009D18EA"/>
    <w:rsid w:val="00A04039"/>
    <w:rsid w:val="00A22436"/>
    <w:rsid w:val="00A22BC1"/>
    <w:rsid w:val="00AD5422"/>
    <w:rsid w:val="00AF7BBB"/>
    <w:rsid w:val="00B14833"/>
    <w:rsid w:val="00BE2395"/>
    <w:rsid w:val="00BE2AF8"/>
    <w:rsid w:val="00C169A0"/>
    <w:rsid w:val="00C83EEA"/>
    <w:rsid w:val="00CA76D2"/>
    <w:rsid w:val="00D510BE"/>
    <w:rsid w:val="00D87E06"/>
    <w:rsid w:val="00DD1D12"/>
    <w:rsid w:val="00E07136"/>
    <w:rsid w:val="00E246F6"/>
    <w:rsid w:val="00F3184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A53C7AB"/>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8BC12E01B66A364F8D54ECAD31B510A8">
    <w:name w:val="8BC12E01B66A364F8D54ECAD31B510A8"/>
    <w:rsid w:val="00273A9D"/>
  </w:style>
  <w:style w:type="paragraph" w:customStyle="1" w:styleId="F959D7D8AB04904088BFEA45F965B412">
    <w:name w:val="F959D7D8AB04904088BFEA45F965B412"/>
    <w:rsid w:val="009D18EA"/>
    <w:rPr>
      <w:kern w:val="2"/>
      <w14:ligatures w14:val="standardContextual"/>
    </w:rPr>
  </w:style>
  <w:style w:type="paragraph" w:customStyle="1" w:styleId="A33B0BFB5A5B9E449255E81575450C51">
    <w:name w:val="A33B0BFB5A5B9E449255E81575450C51"/>
    <w:pPr>
      <w:spacing w:after="160" w:line="278" w:lineRule="auto"/>
    </w:pPr>
    <w:rPr>
      <w:kern w:val="2"/>
      <w14:ligatures w14:val="standardContextual"/>
    </w:rPr>
  </w:style>
  <w:style w:type="paragraph" w:customStyle="1" w:styleId="90BB0D106A17874CA17148AA50A609F6">
    <w:name w:val="90BB0D106A17874CA17148AA50A609F6"/>
    <w:rsid w:val="00127334"/>
    <w:pPr>
      <w:spacing w:after="160" w:line="278" w:lineRule="auto"/>
    </w:pPr>
    <w:rPr>
      <w:kern w:val="2"/>
      <w14:ligatures w14:val="standardContextual"/>
    </w:rPr>
  </w:style>
  <w:style w:type="paragraph" w:customStyle="1" w:styleId="3500D6F955DE46409F6F4F23B2AF71F8">
    <w:name w:val="3500D6F955DE46409F6F4F23B2AF71F8"/>
    <w:pPr>
      <w:spacing w:after="160" w:line="278" w:lineRule="auto"/>
    </w:pPr>
    <w:rPr>
      <w:kern w:val="2"/>
      <w14:ligatures w14:val="standardContextual"/>
    </w:rPr>
  </w:style>
  <w:style w:type="paragraph" w:customStyle="1" w:styleId="E72EBF6C2E1897439679206D525548B4">
    <w:name w:val="E72EBF6C2E1897439679206D525548B4"/>
    <w:pPr>
      <w:spacing w:after="160" w:line="278" w:lineRule="auto"/>
    </w:pPr>
    <w:rPr>
      <w:kern w:val="2"/>
      <w14:ligatures w14:val="standardContextual"/>
    </w:rPr>
  </w:style>
  <w:style w:type="paragraph" w:customStyle="1" w:styleId="394B2AFAA2BD2E41970D8B2903076633">
    <w:name w:val="394B2AFAA2BD2E41970D8B2903076633"/>
    <w:pPr>
      <w:spacing w:after="160" w:line="278" w:lineRule="auto"/>
    </w:pPr>
    <w:rPr>
      <w:kern w:val="2"/>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46880714DF07054A8145CCBEB0A2EF7D" ma:contentTypeVersion="6" ma:contentTypeDescription="Create a new document." ma:contentTypeScope="" ma:versionID="fed0a6f45b17b04bb897012f5d1b6276">
  <xsd:schema xmlns:xsd="http://www.w3.org/2001/XMLSchema" xmlns:xs="http://www.w3.org/2001/XMLSchema" xmlns:p="http://schemas.microsoft.com/office/2006/metadata/properties" xmlns:ns2="65271801-9377-4187-a3c0-2d1d860a4303" xmlns:ns3="58e1bcce-c68a-4b58-8778-61aabffaf262" targetNamespace="http://schemas.microsoft.com/office/2006/metadata/properties" ma:root="true" ma:fieldsID="88d615025e0a804b92571b5519e5241e" ns2:_="" ns3:_="">
    <xsd:import namespace="65271801-9377-4187-a3c0-2d1d860a4303"/>
    <xsd:import namespace="58e1bcce-c68a-4b58-8778-61aabffaf262"/>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5271801-9377-4187-a3c0-2d1d860a43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58e1bcce-c68a-4b58-8778-61aabffaf262"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SharedWithUsers xmlns="58e1bcce-c68a-4b58-8778-61aabffaf262">
      <UserInfo>
        <DisplayName>Inga Saikkonen</DisplayName>
        <AccountId>12</AccountId>
        <AccountType/>
      </UserInfo>
    </SharedWithUsers>
  </documentManagement>
</p:properties>
</file>

<file path=customXml/itemProps1.xml><?xml version="1.0" encoding="utf-8"?>
<ds:datastoreItem xmlns:ds="http://schemas.openxmlformats.org/officeDocument/2006/customXml" ds:itemID="{1710DB51-3381-4B4A-88EE-190EED77AFC1}">
  <ds:schemaRefs>
    <ds:schemaRef ds:uri="http://schemas.microsoft.com/sharepoint/v3/contenttype/forms"/>
  </ds:schemaRefs>
</ds:datastoreItem>
</file>

<file path=customXml/itemProps2.xml><?xml version="1.0" encoding="utf-8"?>
<ds:datastoreItem xmlns:ds="http://schemas.openxmlformats.org/officeDocument/2006/customXml" ds:itemID="{2EA724A8-DAD8-4B19-BC4F-4A527BE9544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5271801-9377-4187-a3c0-2d1d860a4303"/>
    <ds:schemaRef ds:uri="58e1bcce-c68a-4b58-8778-61aabffaf2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A61F4D0E-9C6E-8F46-8976-95F0D95A2E9B}">
  <ds:schemaRefs>
    <ds:schemaRef ds:uri="http://schemas.openxmlformats.org/officeDocument/2006/bibliography"/>
  </ds:schemaRefs>
</ds:datastoreItem>
</file>

<file path=customXml/itemProps4.xml><?xml version="1.0" encoding="utf-8"?>
<ds:datastoreItem xmlns:ds="http://schemas.openxmlformats.org/officeDocument/2006/customXml" ds:itemID="{D8F94932-F67C-49F3-BE1C-6096E4CFB72D}">
  <ds:schemaRefs>
    <ds:schemaRef ds:uri="http://schemas.microsoft.com/office/2006/metadata/properties"/>
    <ds:schemaRef ds:uri="http://schemas.microsoft.com/office/infopath/2007/PartnerControls"/>
    <ds:schemaRef ds:uri="58e1bcce-c68a-4b58-8778-61aabffaf262"/>
  </ds:schemaRefs>
</ds:datastoreItem>
</file>

<file path=docProps/app.xml><?xml version="1.0" encoding="utf-8"?>
<Properties xmlns="http://schemas.openxmlformats.org/officeDocument/2006/extended-properties" xmlns:vt="http://schemas.openxmlformats.org/officeDocument/2006/docPropsVTypes">
  <Template>Normal</Template>
  <TotalTime>205</TotalTime>
  <Pages>20</Pages>
  <Words>12415</Words>
  <Characters>65805</Characters>
  <Application>Microsoft Office Word</Application>
  <DocSecurity>0</DocSecurity>
  <Lines>548</Lines>
  <Paragraphs>156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78064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Héctor Bahamonde</dc:creator>
  <cp:keywords/>
  <dc:description/>
  <cp:lastModifiedBy>Inga Saikkonen</cp:lastModifiedBy>
  <cp:revision>25</cp:revision>
  <cp:lastPrinted>2024-11-19T10:08:00Z</cp:lastPrinted>
  <dcterms:created xsi:type="dcterms:W3CDTF">2025-02-27T11:53:00Z</dcterms:created>
  <dcterms:modified xsi:type="dcterms:W3CDTF">2025-03-10T08:09:00Z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zotero-version="6.0.30"&gt;&lt;session id="NR2o8dHa"/&gt;&lt;style id="http://www.zotero.org/styles/chicago-author-date" locale="en-GB" hasBibliography="1" bibliographyStyleHasBeenSet="1"/&gt;&lt;prefs&gt;&lt;pref name="fieldType" value="Field"/&gt;&lt;pref name</vt:lpwstr>
  </property>
  <property fmtid="{D5CDD505-2E9C-101B-9397-08002B2CF9AE}" pid="3" name="ZOTERO_PREF_2">
    <vt:lpwstr>="automaticJournalAbbreviations" value="true"/&gt;&lt;/prefs&gt;&lt;/data&gt;</vt:lpwstr>
  </property>
  <property fmtid="{D5CDD505-2E9C-101B-9397-08002B2CF9AE}" pid="4" name="ContentTypeId">
    <vt:lpwstr>0x01010046880714DF07054A8145CCBEB0A2EF7D</vt:lpwstr>
  </property>
</Properties>
</file>